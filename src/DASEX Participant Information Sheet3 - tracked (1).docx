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a.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w16du="http://schemas.microsoft.com/office/word/2023/wordml/word16du" mc:Ignorable="w14 wp14" xml:space="preserve">
  <w:body>
    <w:p xmlns:wp14="http://schemas.microsoft.com/office/word/2010/wordml" w14:paraId="672A6659" wp14:textId="77777777">
      <w:pPr>
        <w:pStyle w:val="BodyText"/>
        <w:spacing w:before="69"/>
        <w:rPr>
          <w:rFonts w:ascii="Times New Roman"/>
        </w:rPr>
      </w:pPr>
    </w:p>
    <w:p xmlns:wp14="http://schemas.microsoft.com/office/word/2010/wordml" wp14:textId="77777777" w14:paraId="7EF9875E">
      <w:pPr>
        <w:pStyle w:val="Heading1"/>
        <w:spacing w:before="1" w:line="472" w:lineRule="auto"/>
        <w:ind w:right="4408"/>
      </w:pPr>
      <w:bookmarkStart w:name="Participant Information Sheet – Patient " w:id="1"/>
      <w:bookmarkEnd w:id="1"/>
      <w:r w:rsidR="1CCF6B90">
        <w:rPr>
          <w:w w:val="80"/>
        </w:rPr>
        <w:t>Participant Information Sheet</w:t>
      </w:r>
      <w:r w:rsidR="1CCF6B90">
        <w:rPr/>
        <w:t xml:space="preserve"> </w:t>
      </w:r>
      <w:bookmarkStart w:name="The title of the research project" w:id="2"/>
      <w:bookmarkEnd w:id="2"/>
    </w:p>
    <w:p xmlns:wp14="http://schemas.microsoft.com/office/word/2010/wordml" w14:paraId="0A02AD7B" wp14:textId="2F8340E3">
      <w:pPr>
        <w:pStyle w:val="Heading1"/>
        <w:spacing w:before="1" w:line="472" w:lineRule="auto"/>
        <w:ind w:right="4408"/>
      </w:pPr>
      <w:r w:rsidR="1CCF6B90">
        <w:rPr>
          <w:w w:val="90"/>
        </w:rPr>
        <w:t>T</w:t>
      </w:r>
      <w:r w:rsidR="1CCF6B90">
        <w:rPr>
          <w:w w:val="90"/>
        </w:rPr>
        <w:t>he</w:t>
      </w:r>
      <w:r w:rsidR="1CCF6B90">
        <w:rPr>
          <w:w w:val="90"/>
        </w:rPr>
        <w:t xml:space="preserve"> title of the research project</w:t>
      </w:r>
    </w:p>
    <w:p xmlns:wp14="http://schemas.microsoft.com/office/word/2010/wordml" w14:paraId="48E42A9D" wp14:textId="77777777">
      <w:pPr>
        <w:pStyle w:val="BodyText"/>
        <w:spacing w:line="244" w:lineRule="exact"/>
        <w:ind w:left="285"/>
      </w:pPr>
      <w:r>
        <w:rPr>
          <w:spacing w:val="-2"/>
        </w:rPr>
        <w:t>Evaluating</w:t>
      </w:r>
      <w:r>
        <w:rPr>
          <w:spacing w:val="-19"/>
        </w:rPr>
        <w:t> </w:t>
      </w:r>
      <w:r>
        <w:rPr>
          <w:spacing w:val="-2"/>
        </w:rPr>
        <w:t>AI-Driven</w:t>
      </w:r>
      <w:r>
        <w:rPr>
          <w:spacing w:val="-18"/>
        </w:rPr>
        <w:t> </w:t>
      </w:r>
      <w:r>
        <w:rPr>
          <w:spacing w:val="-2"/>
        </w:rPr>
        <w:t>XR</w:t>
      </w:r>
      <w:r>
        <w:rPr>
          <w:spacing w:val="-18"/>
        </w:rPr>
        <w:t> </w:t>
      </w:r>
      <w:r>
        <w:rPr>
          <w:spacing w:val="-2"/>
        </w:rPr>
        <w:t>Healthcare</w:t>
      </w:r>
      <w:r>
        <w:rPr>
          <w:spacing w:val="-20"/>
        </w:rPr>
        <w:t> </w:t>
      </w:r>
      <w:r>
        <w:rPr>
          <w:spacing w:val="-2"/>
        </w:rPr>
        <w:t>Simulation</w:t>
      </w:r>
      <w:r>
        <w:rPr>
          <w:spacing w:val="-19"/>
        </w:rPr>
        <w:t> </w:t>
      </w:r>
      <w:r>
        <w:rPr>
          <w:spacing w:val="-2"/>
        </w:rPr>
        <w:t>Using</w:t>
      </w:r>
      <w:r>
        <w:rPr>
          <w:spacing w:val="-17"/>
        </w:rPr>
        <w:t> </w:t>
      </w:r>
      <w:r>
        <w:rPr>
          <w:spacing w:val="-2"/>
        </w:rPr>
        <w:t>the</w:t>
      </w:r>
      <w:r>
        <w:rPr>
          <w:spacing w:val="-26"/>
        </w:rPr>
        <w:t> </w:t>
      </w:r>
      <w:r>
        <w:rPr>
          <w:spacing w:val="-2"/>
        </w:rPr>
        <w:t>DASEX</w:t>
      </w:r>
      <w:r>
        <w:rPr>
          <w:spacing w:val="-18"/>
        </w:rPr>
        <w:t> </w:t>
      </w:r>
      <w:r>
        <w:rPr>
          <w:spacing w:val="-2"/>
        </w:rPr>
        <w:t>Framework:</w:t>
      </w:r>
      <w:r>
        <w:rPr>
          <w:spacing w:val="-18"/>
        </w:rPr>
        <w:t> </w:t>
      </w:r>
      <w:r>
        <w:rPr>
          <w:spacing w:val="-10"/>
        </w:rPr>
        <w:t>A</w:t>
      </w:r>
    </w:p>
    <w:p xmlns:wp14="http://schemas.microsoft.com/office/word/2010/wordml" w14:paraId="563C5C56" wp14:textId="77777777">
      <w:pPr>
        <w:pStyle w:val="BodyText"/>
        <w:spacing w:before="85"/>
        <w:ind w:left="285"/>
      </w:pPr>
      <w:r>
        <w:rPr/>
        <w:t>Pilot</w:t>
      </w:r>
      <w:r>
        <w:rPr>
          <w:spacing w:val="-10"/>
        </w:rPr>
        <w:t> </w:t>
      </w:r>
      <w:r>
        <w:rPr/>
        <w:t>Validation</w:t>
      </w:r>
      <w:r>
        <w:rPr>
          <w:spacing w:val="1"/>
        </w:rPr>
        <w:t> </w:t>
      </w:r>
      <w:r>
        <w:rPr>
          <w:spacing w:val="-2"/>
        </w:rPr>
        <w:t>Study.</w:t>
      </w:r>
    </w:p>
    <w:p xmlns:wp14="http://schemas.microsoft.com/office/word/2010/wordml" w14:paraId="0A37501D" wp14:textId="77777777">
      <w:pPr>
        <w:pStyle w:val="BodyText"/>
        <w:spacing w:before="125"/>
      </w:pPr>
    </w:p>
    <w:p xmlns:wp14="http://schemas.microsoft.com/office/word/2010/wordml" wp14:textId="77777777" w14:paraId="5DAB6C7B">
      <w:pPr>
        <w:pStyle w:val="Heading1"/>
      </w:pPr>
      <w:bookmarkStart w:name="Invitation to take part" w:id="3"/>
      <w:bookmarkEnd w:id="3"/>
      <w:r w:rsidR="1CCF6B90">
        <w:rPr>
          <w:w w:val="80"/>
        </w:rPr>
        <w:t>Invitation</w:t>
      </w:r>
      <w:r w:rsidR="1CCF6B90">
        <w:rPr>
          <w:spacing w:val="23"/>
        </w:rPr>
        <w:t xml:space="preserve"> </w:t>
      </w:r>
      <w:r w:rsidR="1CCF6B90">
        <w:rPr>
          <w:w w:val="80"/>
        </w:rPr>
        <w:t>to</w:t>
      </w:r>
      <w:r w:rsidR="1CCF6B90">
        <w:rPr>
          <w:spacing w:val="22"/>
        </w:rPr>
        <w:t xml:space="preserve"> </w:t>
      </w:r>
      <w:r w:rsidR="1CCF6B90">
        <w:rPr>
          <w:w w:val="80"/>
        </w:rPr>
        <w:t>take</w:t>
      </w:r>
      <w:r w:rsidR="1CCF6B90">
        <w:rPr>
          <w:spacing w:val="13"/>
        </w:rPr>
        <w:t xml:space="preserve"> </w:t>
      </w:r>
      <w:r w:rsidR="1CCF6B90">
        <w:rPr>
          <w:spacing w:val="-4"/>
          <w:w w:val="80"/>
        </w:rPr>
        <w:t>part</w:t>
      </w:r>
    </w:p>
    <w:p xmlns:wp14="http://schemas.microsoft.com/office/word/2010/wordml" w14:paraId="10276A31" wp14:textId="77777777">
      <w:pPr>
        <w:pStyle w:val="BodyText"/>
        <w:spacing w:line="295" w:lineRule="auto"/>
        <w:ind w:left="150" w:right="75"/>
      </w:pPr>
      <w:r>
        <w:rPr>
          <w:spacing w:val="-2"/>
        </w:rPr>
        <w:t>You</w:t>
      </w:r>
      <w:r>
        <w:rPr>
          <w:spacing w:val="-14"/>
        </w:rPr>
        <w:t> </w:t>
      </w:r>
      <w:r>
        <w:rPr>
          <w:spacing w:val="-2"/>
        </w:rPr>
        <w:t>are</w:t>
      </w:r>
      <w:r>
        <w:rPr>
          <w:spacing w:val="-22"/>
        </w:rPr>
        <w:t> </w:t>
      </w:r>
      <w:r>
        <w:rPr>
          <w:spacing w:val="-2"/>
        </w:rPr>
        <w:t>being</w:t>
      </w:r>
      <w:r>
        <w:rPr>
          <w:spacing w:val="-18"/>
        </w:rPr>
        <w:t> </w:t>
      </w:r>
      <w:r>
        <w:rPr>
          <w:spacing w:val="-2"/>
        </w:rPr>
        <w:t>invited</w:t>
      </w:r>
      <w:r>
        <w:rPr>
          <w:spacing w:val="-13"/>
        </w:rPr>
        <w:t> </w:t>
      </w:r>
      <w:r>
        <w:rPr>
          <w:spacing w:val="-2"/>
        </w:rPr>
        <w:t>to</w:t>
      </w:r>
      <w:r>
        <w:rPr>
          <w:spacing w:val="-16"/>
        </w:rPr>
        <w:t> </w:t>
      </w:r>
      <w:r>
        <w:rPr>
          <w:spacing w:val="-2"/>
        </w:rPr>
        <w:t>take</w:t>
      </w:r>
      <w:r>
        <w:rPr>
          <w:spacing w:val="-21"/>
        </w:rPr>
        <w:t> </w:t>
      </w:r>
      <w:r>
        <w:rPr>
          <w:spacing w:val="-2"/>
        </w:rPr>
        <w:t>part</w:t>
      </w:r>
      <w:r>
        <w:rPr>
          <w:spacing w:val="-21"/>
        </w:rPr>
        <w:t> </w:t>
      </w:r>
      <w:r>
        <w:rPr>
          <w:spacing w:val="-2"/>
        </w:rPr>
        <w:t>in</w:t>
      </w:r>
      <w:r>
        <w:rPr>
          <w:spacing w:val="-19"/>
        </w:rPr>
        <w:t> </w:t>
      </w:r>
      <w:r>
        <w:rPr>
          <w:spacing w:val="-2"/>
        </w:rPr>
        <w:t>a</w:t>
      </w:r>
      <w:r>
        <w:rPr>
          <w:spacing w:val="-21"/>
        </w:rPr>
        <w:t> </w:t>
      </w:r>
      <w:r>
        <w:rPr>
          <w:spacing w:val="-2"/>
        </w:rPr>
        <w:t>research</w:t>
      </w:r>
      <w:r>
        <w:rPr>
          <w:spacing w:val="-19"/>
        </w:rPr>
        <w:t> </w:t>
      </w:r>
      <w:r>
        <w:rPr>
          <w:spacing w:val="-2"/>
        </w:rPr>
        <w:t>project.</w:t>
      </w:r>
      <w:r>
        <w:rPr/>
        <w:t> </w:t>
      </w:r>
      <w:r>
        <w:rPr>
          <w:spacing w:val="-2"/>
        </w:rPr>
        <w:t>Before</w:t>
      </w:r>
      <w:r>
        <w:rPr>
          <w:spacing w:val="-15"/>
        </w:rPr>
        <w:t> </w:t>
      </w:r>
      <w:r>
        <w:rPr>
          <w:spacing w:val="-2"/>
        </w:rPr>
        <w:t>you</w:t>
      </w:r>
      <w:r>
        <w:rPr>
          <w:spacing w:val="-20"/>
        </w:rPr>
        <w:t> </w:t>
      </w:r>
      <w:r>
        <w:rPr>
          <w:spacing w:val="-2"/>
        </w:rPr>
        <w:t>decide</w:t>
      </w:r>
      <w:r>
        <w:rPr>
          <w:spacing w:val="-21"/>
        </w:rPr>
        <w:t> </w:t>
      </w:r>
      <w:r>
        <w:rPr>
          <w:spacing w:val="-2"/>
        </w:rPr>
        <w:t>it</w:t>
      </w:r>
      <w:r>
        <w:rPr>
          <w:spacing w:val="-21"/>
        </w:rPr>
        <w:t> </w:t>
      </w:r>
      <w:r>
        <w:rPr>
          <w:spacing w:val="-2"/>
        </w:rPr>
        <w:t>is</w:t>
      </w:r>
      <w:r>
        <w:rPr>
          <w:spacing w:val="-17"/>
        </w:rPr>
        <w:t> </w:t>
      </w:r>
      <w:r>
        <w:rPr>
          <w:spacing w:val="-2"/>
        </w:rPr>
        <w:t>important </w:t>
      </w:r>
      <w:r>
        <w:rPr/>
        <w:t>for</w:t>
      </w:r>
      <w:r>
        <w:rPr>
          <w:spacing w:val="-15"/>
        </w:rPr>
        <w:t> </w:t>
      </w:r>
      <w:r>
        <w:rPr/>
        <w:t>you to understand why</w:t>
      </w:r>
      <w:r>
        <w:rPr>
          <w:spacing w:val="-11"/>
        </w:rPr>
        <w:t> </w:t>
      </w:r>
      <w:r>
        <w:rPr/>
        <w:t>the</w:t>
      </w:r>
      <w:r>
        <w:rPr>
          <w:spacing w:val="-9"/>
        </w:rPr>
        <w:t> </w:t>
      </w:r>
      <w:r>
        <w:rPr/>
        <w:t>research is</w:t>
      </w:r>
      <w:r>
        <w:rPr>
          <w:spacing w:val="-2"/>
        </w:rPr>
        <w:t> </w:t>
      </w:r>
      <w:r>
        <w:rPr/>
        <w:t>being done</w:t>
      </w:r>
      <w:r>
        <w:rPr>
          <w:spacing w:val="-8"/>
        </w:rPr>
        <w:t> </w:t>
      </w:r>
      <w:r>
        <w:rPr/>
        <w:t>and what</w:t>
      </w:r>
      <w:r>
        <w:rPr>
          <w:spacing w:val="-12"/>
        </w:rPr>
        <w:t> </w:t>
      </w:r>
      <w:r>
        <w:rPr/>
        <w:t>it</w:t>
      </w:r>
      <w:r>
        <w:rPr>
          <w:spacing w:val="-12"/>
        </w:rPr>
        <w:t> </w:t>
      </w:r>
      <w:r>
        <w:rPr/>
        <w:t>will</w:t>
      </w:r>
      <w:r>
        <w:rPr>
          <w:spacing w:val="-1"/>
        </w:rPr>
        <w:t> </w:t>
      </w:r>
      <w:r>
        <w:rPr/>
        <w:t>involve.</w:t>
      </w:r>
      <w:r>
        <w:rPr>
          <w:spacing w:val="-16"/>
        </w:rPr>
        <w:t> </w:t>
      </w:r>
      <w:r>
        <w:rPr/>
        <w:t>Please take</w:t>
      </w:r>
      <w:r>
        <w:rPr>
          <w:spacing w:val="-9"/>
        </w:rPr>
        <w:t> </w:t>
      </w:r>
      <w:r>
        <w:rPr/>
        <w:t>time</w:t>
      </w:r>
      <w:r>
        <w:rPr>
          <w:spacing w:val="30"/>
        </w:rPr>
        <w:t> </w:t>
      </w:r>
      <w:r>
        <w:rPr/>
        <w:t>to read the following information</w:t>
      </w:r>
      <w:r>
        <w:rPr>
          <w:spacing w:val="-1"/>
        </w:rPr>
        <w:t> </w:t>
      </w:r>
      <w:r>
        <w:rPr/>
        <w:t>carefully</w:t>
      </w:r>
      <w:r>
        <w:rPr>
          <w:spacing w:val="-12"/>
        </w:rPr>
        <w:t> </w:t>
      </w:r>
      <w:r>
        <w:rPr/>
        <w:t>and discuss</w:t>
      </w:r>
      <w:r>
        <w:rPr>
          <w:spacing w:val="-4"/>
        </w:rPr>
        <w:t> </w:t>
      </w:r>
      <w:r>
        <w:rPr/>
        <w:t>it</w:t>
      </w:r>
      <w:r>
        <w:rPr>
          <w:spacing w:val="-14"/>
        </w:rPr>
        <w:t> </w:t>
      </w:r>
      <w:r>
        <w:rPr/>
        <w:t>with</w:t>
      </w:r>
      <w:r>
        <w:rPr>
          <w:spacing w:val="-1"/>
        </w:rPr>
        <w:t> </w:t>
      </w:r>
      <w:r>
        <w:rPr/>
        <w:t>others if</w:t>
      </w:r>
      <w:r>
        <w:rPr>
          <w:spacing w:val="-10"/>
        </w:rPr>
        <w:t> </w:t>
      </w:r>
      <w:r>
        <w:rPr/>
        <w:t>you wish.</w:t>
      </w:r>
      <w:r>
        <w:rPr>
          <w:spacing w:val="-17"/>
        </w:rPr>
        <w:t> </w:t>
      </w:r>
      <w:r>
        <w:rPr/>
        <w:t>Ask</w:t>
      </w:r>
      <w:r>
        <w:rPr>
          <w:spacing w:val="-10"/>
        </w:rPr>
        <w:t> </w:t>
      </w:r>
      <w:r>
        <w:rPr/>
        <w:t>us</w:t>
      </w:r>
      <w:r>
        <w:rPr>
          <w:spacing w:val="-12"/>
        </w:rPr>
        <w:t> </w:t>
      </w:r>
      <w:r>
        <w:rPr/>
        <w:t>if</w:t>
      </w:r>
      <w:r>
        <w:rPr>
          <w:spacing w:val="-2"/>
        </w:rPr>
        <w:t> </w:t>
      </w:r>
      <w:r>
        <w:rPr/>
        <w:t>there</w:t>
      </w:r>
      <w:r>
        <w:rPr>
          <w:spacing w:val="-1"/>
        </w:rPr>
        <w:t> </w:t>
      </w:r>
      <w:r>
        <w:rPr/>
        <w:t>is</w:t>
      </w:r>
      <w:r>
        <w:rPr>
          <w:spacing w:val="-12"/>
        </w:rPr>
        <w:t> </w:t>
      </w:r>
      <w:r>
        <w:rPr/>
        <w:t>anything</w:t>
      </w:r>
      <w:r>
        <w:rPr>
          <w:spacing w:val="-7"/>
        </w:rPr>
        <w:t> </w:t>
      </w:r>
      <w:r>
        <w:rPr/>
        <w:t>that</w:t>
      </w:r>
      <w:r>
        <w:rPr>
          <w:spacing w:val="-6"/>
        </w:rPr>
        <w:t> </w:t>
      </w:r>
      <w:r>
        <w:rPr/>
        <w:t>is</w:t>
      </w:r>
      <w:r>
        <w:rPr>
          <w:spacing w:val="-12"/>
        </w:rPr>
        <w:t> </w:t>
      </w:r>
      <w:r>
        <w:rPr/>
        <w:t>not</w:t>
      </w:r>
      <w:r>
        <w:rPr>
          <w:spacing w:val="-21"/>
        </w:rPr>
        <w:t> </w:t>
      </w:r>
      <w:r>
        <w:rPr/>
        <w:t>clear</w:t>
      </w:r>
      <w:r>
        <w:rPr>
          <w:spacing w:val="-7"/>
        </w:rPr>
        <w:t> </w:t>
      </w:r>
      <w:r>
        <w:rPr/>
        <w:t>or</w:t>
      </w:r>
      <w:r>
        <w:rPr>
          <w:spacing w:val="-21"/>
        </w:rPr>
        <w:t> </w:t>
      </w:r>
      <w:r>
        <w:rPr/>
        <w:t>if</w:t>
      </w:r>
      <w:r>
        <w:rPr>
          <w:spacing w:val="-2"/>
        </w:rPr>
        <w:t> </w:t>
      </w:r>
      <w:r>
        <w:rPr/>
        <w:t>you</w:t>
      </w:r>
      <w:r>
        <w:rPr>
          <w:spacing w:val="-9"/>
        </w:rPr>
        <w:t> </w:t>
      </w:r>
      <w:r>
        <w:rPr/>
        <w:t>would</w:t>
      </w:r>
      <w:r>
        <w:rPr>
          <w:spacing w:val="-7"/>
        </w:rPr>
        <w:t> </w:t>
      </w:r>
      <w:r>
        <w:rPr/>
        <w:t>like</w:t>
      </w:r>
      <w:r>
        <w:rPr>
          <w:spacing w:val="-16"/>
        </w:rPr>
        <w:t> </w:t>
      </w:r>
      <w:r>
        <w:rPr/>
        <w:t>more</w:t>
      </w:r>
      <w:r>
        <w:rPr>
          <w:spacing w:val="-16"/>
        </w:rPr>
        <w:t> </w:t>
      </w:r>
      <w:r>
        <w:rPr/>
        <w:t>information. Take</w:t>
      </w:r>
      <w:r>
        <w:rPr>
          <w:spacing w:val="-4"/>
        </w:rPr>
        <w:t> </w:t>
      </w:r>
      <w:r>
        <w:rPr/>
        <w:t>time to decide whether</w:t>
      </w:r>
      <w:r>
        <w:rPr>
          <w:spacing w:val="-10"/>
        </w:rPr>
        <w:t> </w:t>
      </w:r>
      <w:r>
        <w:rPr/>
        <w:t>or not</w:t>
      </w:r>
      <w:r>
        <w:rPr>
          <w:spacing w:val="-10"/>
        </w:rPr>
        <w:t> </w:t>
      </w:r>
      <w:r>
        <w:rPr/>
        <w:t>you wish to take</w:t>
      </w:r>
      <w:r>
        <w:rPr>
          <w:spacing w:val="-4"/>
        </w:rPr>
        <w:t> </w:t>
      </w:r>
      <w:r>
        <w:rPr/>
        <w:t>part.</w:t>
      </w:r>
    </w:p>
    <w:p xmlns:wp14="http://schemas.microsoft.com/office/word/2010/wordml" w14:paraId="02EB378F" wp14:textId="77777777">
      <w:pPr>
        <w:pStyle w:val="BodyText"/>
        <w:spacing w:before="74"/>
      </w:pPr>
    </w:p>
    <w:p xmlns:wp14="http://schemas.microsoft.com/office/word/2010/wordml" w14:paraId="726A60B6" wp14:textId="77777777">
      <w:pPr>
        <w:pStyle w:val="Heading1"/>
        <w:spacing w:before="1"/>
      </w:pPr>
      <w:bookmarkStart w:name="Who is organising/funding the research?" w:id="4"/>
      <w:bookmarkEnd w:id="4"/>
      <w:r>
        <w:rPr>
          <w:b w:val="0"/>
        </w:rPr>
      </w:r>
      <w:r>
        <w:rPr>
          <w:w w:val="80"/>
        </w:rPr>
        <w:t>Who</w:t>
      </w:r>
      <w:r>
        <w:rPr>
          <w:spacing w:val="37"/>
        </w:rPr>
        <w:t> </w:t>
      </w:r>
      <w:r>
        <w:rPr>
          <w:w w:val="80"/>
        </w:rPr>
        <w:t>is</w:t>
      </w:r>
      <w:r>
        <w:rPr>
          <w:spacing w:val="29"/>
        </w:rPr>
        <w:t> </w:t>
      </w:r>
      <w:r>
        <w:rPr>
          <w:w w:val="80"/>
        </w:rPr>
        <w:t>organising/funding</w:t>
      </w:r>
      <w:r>
        <w:rPr>
          <w:spacing w:val="38"/>
        </w:rPr>
        <w:t> </w:t>
      </w:r>
      <w:r>
        <w:rPr>
          <w:w w:val="80"/>
        </w:rPr>
        <w:t>the</w:t>
      </w:r>
      <w:r>
        <w:rPr>
          <w:spacing w:val="21"/>
        </w:rPr>
        <w:t> </w:t>
      </w:r>
      <w:r>
        <w:rPr>
          <w:spacing w:val="-2"/>
          <w:w w:val="80"/>
        </w:rPr>
        <w:t>research?</w:t>
      </w:r>
    </w:p>
    <w:p xmlns:wp14="http://schemas.microsoft.com/office/word/2010/wordml" w14:paraId="03EA7434" wp14:textId="77777777">
      <w:pPr>
        <w:pStyle w:val="BodyText"/>
        <w:spacing w:before="55"/>
        <w:ind w:left="300"/>
      </w:pPr>
      <w:r>
        <w:rPr>
          <w:spacing w:val="-6"/>
        </w:rPr>
        <w:t>The</w:t>
      </w:r>
      <w:r>
        <w:rPr>
          <w:spacing w:val="-18"/>
        </w:rPr>
        <w:t> </w:t>
      </w:r>
      <w:r>
        <w:rPr>
          <w:spacing w:val="-6"/>
        </w:rPr>
        <w:t>researcher</w:t>
      </w:r>
      <w:r>
        <w:rPr>
          <w:spacing w:val="-7"/>
        </w:rPr>
        <w:t> </w:t>
      </w:r>
      <w:r>
        <w:rPr>
          <w:spacing w:val="-6"/>
        </w:rPr>
        <w:t>is:</w:t>
      </w:r>
    </w:p>
    <w:p xmlns:wp14="http://schemas.microsoft.com/office/word/2010/wordml" w14:paraId="4D8BA210" wp14:textId="77777777">
      <w:pPr>
        <w:pStyle w:val="BodyText"/>
        <w:spacing w:before="70" w:line="297" w:lineRule="auto"/>
        <w:ind w:left="300" w:right="4408"/>
      </w:pPr>
      <w:r>
        <w:rPr>
          <w:spacing w:val="-6"/>
        </w:rPr>
        <w:t>Name:</w:t>
      </w:r>
      <w:r>
        <w:rPr>
          <w:spacing w:val="-24"/>
        </w:rPr>
        <w:t> </w:t>
      </w:r>
      <w:r>
        <w:rPr>
          <w:spacing w:val="-6"/>
        </w:rPr>
        <w:t>David</w:t>
      </w:r>
      <w:r>
        <w:rPr>
          <w:spacing w:val="-27"/>
        </w:rPr>
        <w:t> </w:t>
      </w:r>
      <w:r>
        <w:rPr>
          <w:spacing w:val="-6"/>
        </w:rPr>
        <w:t>Dasa</w:t>
      </w:r>
      <w:r>
        <w:rPr>
          <w:spacing w:val="-30"/>
        </w:rPr>
        <w:t> </w:t>
      </w:r>
      <w:r>
        <w:rPr>
          <w:spacing w:val="-6"/>
        </w:rPr>
        <w:t>a</w:t>
      </w:r>
      <w:r>
        <w:rPr>
          <w:spacing w:val="-20"/>
        </w:rPr>
        <w:t> </w:t>
      </w:r>
      <w:r>
        <w:rPr>
          <w:spacing w:val="-6"/>
        </w:rPr>
        <w:t>PhD</w:t>
      </w:r>
      <w:r>
        <w:rPr>
          <w:spacing w:val="-12"/>
        </w:rPr>
        <w:t> </w:t>
      </w:r>
      <w:r>
        <w:rPr>
          <w:spacing w:val="-6"/>
        </w:rPr>
        <w:t>Researcher </w:t>
      </w:r>
      <w:r>
        <w:rPr/>
        <w:t>Bournemouth University</w:t>
      </w:r>
    </w:p>
    <w:p xmlns:wp14="http://schemas.microsoft.com/office/word/2010/wordml" w14:paraId="524155D9" wp14:textId="77777777">
      <w:pPr>
        <w:pStyle w:val="BodyText"/>
        <w:spacing w:before="2"/>
        <w:ind w:left="300"/>
      </w:pPr>
      <w:r>
        <w:rPr>
          <w:spacing w:val="-2"/>
        </w:rPr>
        <w:t>Faculty</w:t>
      </w:r>
      <w:r>
        <w:rPr>
          <w:spacing w:val="-11"/>
        </w:rPr>
        <w:t> </w:t>
      </w:r>
      <w:r>
        <w:rPr>
          <w:spacing w:val="-2"/>
        </w:rPr>
        <w:t>of</w:t>
      </w:r>
      <w:r>
        <w:rPr>
          <w:spacing w:val="-22"/>
        </w:rPr>
        <w:t> </w:t>
      </w:r>
      <w:r>
        <w:rPr>
          <w:spacing w:val="-2"/>
        </w:rPr>
        <w:t>Science</w:t>
      </w:r>
      <w:r>
        <w:rPr>
          <w:spacing w:val="-21"/>
        </w:rPr>
        <w:t> </w:t>
      </w:r>
      <w:r>
        <w:rPr>
          <w:spacing w:val="-2"/>
        </w:rPr>
        <w:t>and</w:t>
      </w:r>
      <w:r>
        <w:rPr>
          <w:spacing w:val="-8"/>
        </w:rPr>
        <w:t> </w:t>
      </w:r>
      <w:r>
        <w:rPr>
          <w:spacing w:val="-2"/>
        </w:rPr>
        <w:t>Technology</w:t>
      </w:r>
    </w:p>
    <w:p xmlns:wp14="http://schemas.microsoft.com/office/word/2010/wordml" w14:paraId="5BCFD190" wp14:textId="77777777">
      <w:pPr>
        <w:pStyle w:val="BodyText"/>
        <w:spacing w:before="71"/>
        <w:ind w:left="300"/>
      </w:pPr>
      <w:r>
        <w:rPr>
          <w:color w:val="FF0000"/>
          <w:strike/>
        </w:rPr>
        <w:t>3019424248925Bournemouth University (BU)Bournemouth University (BU)PhD</w:t>
      </w:r>
      <w:r>
        <w:rPr>
          <w:color w:val="0000FF"/>
        </w:rPr>
        <w:t>PhD</w:t>
      </w:r>
      <w:r>
        <w:rPr/>
        <w:t xml:space="preserve"> is a match funded PhD by </w:t>
      </w:r>
      <w:r>
        <w:rPr>
          <w:color w:val="FF0000"/>
          <w:strike/>
        </w:rPr>
        <w:t>BU</w:t>
      </w:r>
      <w:r>
        <w:rPr>
          <w:color w:val="0000FF"/>
        </w:rPr>
        <w:t>Bournemouth University (BU)</w:t>
      </w:r>
      <w:r>
        <w:rPr/>
        <w:t xml:space="preserve"> and i3 simulations.</w:t>
      </w:r>
    </w:p>
    <w:p xmlns:wp14="http://schemas.microsoft.com/office/word/2010/wordml" w14:paraId="6A05A809" wp14:textId="77777777">
      <w:pPr>
        <w:pStyle w:val="BodyText"/>
        <w:spacing w:before="126"/>
      </w:pPr>
    </w:p>
    <w:p xmlns:wp14="http://schemas.microsoft.com/office/word/2010/wordml" wp14:textId="77777777" w14:paraId="6F454F5D">
      <w:pPr>
        <w:pStyle w:val="Heading1"/>
      </w:pPr>
      <w:bookmarkStart w:name="What is the purpose of the project?" w:id="5"/>
      <w:bookmarkEnd w:id="5"/>
      <w:r w:rsidR="1CCF6B90">
        <w:rPr>
          <w:w w:val="85"/>
        </w:rPr>
        <w:t>What</w:t>
      </w:r>
      <w:r w:rsidR="1CCF6B90">
        <w:rPr>
          <w:spacing w:val="-4"/>
        </w:rPr>
        <w:t xml:space="preserve"> </w:t>
      </w:r>
      <w:r w:rsidR="1CCF6B90">
        <w:rPr>
          <w:w w:val="85"/>
        </w:rPr>
        <w:t>is</w:t>
      </w:r>
      <w:r w:rsidR="1CCF6B90">
        <w:rPr>
          <w:spacing w:val="-4"/>
        </w:rPr>
        <w:t xml:space="preserve"> </w:t>
      </w:r>
      <w:r w:rsidR="1CCF6B90">
        <w:rPr>
          <w:w w:val="85"/>
        </w:rPr>
        <w:t>the</w:t>
      </w:r>
      <w:r w:rsidR="1CCF6B90">
        <w:rPr>
          <w:spacing w:val="-9"/>
        </w:rPr>
        <w:t xml:space="preserve"> </w:t>
      </w:r>
      <w:r w:rsidR="1CCF6B90">
        <w:rPr>
          <w:w w:val="85"/>
        </w:rPr>
        <w:t>purpose</w:t>
      </w:r>
      <w:r w:rsidR="1CCF6B90">
        <w:rPr>
          <w:spacing w:val="-2"/>
          <w:w w:val="85"/>
        </w:rPr>
        <w:t xml:space="preserve"> </w:t>
      </w:r>
      <w:r w:rsidR="1CCF6B90">
        <w:rPr>
          <w:w w:val="85"/>
        </w:rPr>
        <w:t>of</w:t>
      </w:r>
      <w:r w:rsidR="1CCF6B90">
        <w:rPr>
          <w:spacing w:val="-6"/>
          <w:w w:val="85"/>
        </w:rPr>
        <w:t xml:space="preserve"> </w:t>
      </w:r>
      <w:r w:rsidR="1CCF6B90">
        <w:rPr>
          <w:w w:val="85"/>
        </w:rPr>
        <w:t>the</w:t>
      </w:r>
      <w:r w:rsidR="1CCF6B90">
        <w:rPr>
          <w:spacing w:val="-3"/>
          <w:w w:val="85"/>
        </w:rPr>
        <w:t xml:space="preserve"> </w:t>
      </w:r>
      <w:r w:rsidR="1CCF6B90">
        <w:rPr>
          <w:spacing w:val="-2"/>
          <w:w w:val="85"/>
        </w:rPr>
        <w:t>project?</w:t>
      </w:r>
    </w:p>
    <w:p w:rsidR="1CCF6B90" w:rsidP="1CCF6B90" w:rsidRDefault="1CCF6B90" w14:paraId="34474C23" w14:textId="00501B51">
      <w:pPr>
        <w:pStyle w:val="Heading1"/>
      </w:pPr>
    </w:p>
    <w:p xmlns:wp14="http://schemas.microsoft.com/office/word/2010/wordml" w14:paraId="4C2863DF" wp14:textId="77777777">
      <w:pPr>
        <w:pStyle w:val="BodyText"/>
        <w:spacing w:line="297" w:lineRule="auto"/>
        <w:ind w:left="150" w:right="500"/>
        <w:jc w:val="both"/>
      </w:pPr>
      <w:r>
        <w:rPr>
          <w:spacing w:val="-2"/>
          <w:color w:val="0000FF"/>
        </w:rPr>
        <w:t>This</w:t>
      </w:r>
      <w:r>
        <w:rPr>
          <w:spacing w:val="-17"/>
          <w:color w:val="0000FF"/>
        </w:rPr>
        <w:t> </w:t>
      </w:r>
      <w:r>
        <w:rPr>
          <w:spacing w:val="-2"/>
          <w:color w:val="0000FF"/>
        </w:rPr>
        <w:t>study</w:t>
      </w:r>
      <w:r>
        <w:rPr>
          <w:spacing w:val="-17"/>
          <w:color w:val="0000FF"/>
        </w:rPr>
        <w:t> </w:t>
      </w:r>
      <w:r>
        <w:rPr>
          <w:spacing w:val="-2"/>
          <w:color w:val="0000FF"/>
        </w:rPr>
        <w:t>aims</w:t>
      </w:r>
      <w:r>
        <w:rPr>
          <w:spacing w:val="-17"/>
          <w:color w:val="0000FF"/>
        </w:rPr>
        <w:t> </w:t>
      </w:r>
      <w:r>
        <w:rPr>
          <w:spacing w:val="-2"/>
          <w:color w:val="0000FF"/>
        </w:rPr>
        <w:t>to</w:t>
      </w:r>
      <w:r>
        <w:rPr>
          <w:spacing w:val="-16"/>
          <w:color w:val="0000FF"/>
        </w:rPr>
        <w:t> </w:t>
      </w:r>
      <w:r>
        <w:rPr>
          <w:spacing w:val="-2"/>
          <w:color w:val="0000FF"/>
        </w:rPr>
        <w:t>evaluate</w:t>
      </w:r>
      <w:r>
        <w:rPr>
          <w:spacing w:val="-17"/>
          <w:color w:val="0000FF"/>
        </w:rPr>
        <w:t> </w:t>
      </w:r>
      <w:r>
        <w:rPr>
          <w:spacing w:val="-2"/>
          <w:color w:val="0000FF"/>
        </w:rPr>
        <w:t>an</w:t>
      </w:r>
      <w:r>
        <w:rPr>
          <w:spacing w:val="-17"/>
          <w:color w:val="0000FF"/>
        </w:rPr>
        <w:t> </w:t>
      </w:r>
      <w:r>
        <w:rPr>
          <w:spacing w:val="-2"/>
          <w:color w:val="0000FF"/>
        </w:rPr>
        <w:t>AI-driven</w:t>
      </w:r>
      <w:r>
        <w:rPr>
          <w:spacing w:val="-17"/>
          <w:color w:val="0000FF"/>
        </w:rPr>
        <w:t> </w:t>
      </w:r>
      <w:r>
        <w:rPr>
          <w:spacing w:val="-2"/>
          <w:color w:val="0000FF"/>
        </w:rPr>
        <w:t>Extended</w:t>
      </w:r>
      <w:r>
        <w:rPr>
          <w:spacing w:val="-16"/>
          <w:color w:val="0000FF"/>
        </w:rPr>
        <w:t> </w:t>
      </w:r>
      <w:r>
        <w:rPr>
          <w:spacing w:val="-2"/>
          <w:color w:val="0000FF"/>
        </w:rPr>
        <w:t>Reality</w:t>
      </w:r>
      <w:r>
        <w:rPr>
          <w:spacing w:val="-17"/>
          <w:color w:val="0000FF"/>
        </w:rPr>
        <w:t> </w:t>
      </w:r>
      <w:r>
        <w:rPr>
          <w:spacing w:val="-2"/>
          <w:color w:val="0000FF"/>
        </w:rPr>
        <w:t>(XR)</w:t>
      </w:r>
      <w:r>
        <w:rPr>
          <w:spacing w:val="-17"/>
          <w:color w:val="0000FF"/>
        </w:rPr>
        <w:t> </w:t>
      </w:r>
      <w:r>
        <w:rPr>
          <w:spacing w:val="-2"/>
          <w:color w:val="0000FF"/>
        </w:rPr>
        <w:t>healthcare</w:t>
      </w:r>
      <w:r>
        <w:rPr>
          <w:spacing w:val="-17"/>
          <w:color w:val="0000FF"/>
        </w:rPr>
        <w:t> </w:t>
      </w:r>
      <w:r>
        <w:rPr>
          <w:spacing w:val="-2"/>
          <w:color w:val="0000FF"/>
        </w:rPr>
        <w:t>simulation </w:t>
      </w:r>
      <w:r>
        <w:rPr>
          <w:spacing w:val="-4"/>
          <w:color w:val="0000FF"/>
        </w:rPr>
        <w:t>using</w:t>
      </w:r>
      <w:r>
        <w:rPr>
          <w:spacing w:val="-15"/>
          <w:color w:val="0000FF"/>
        </w:rPr>
        <w:t> </w:t>
      </w:r>
      <w:r>
        <w:rPr>
          <w:spacing w:val="-4"/>
          <w:color w:val="0000FF"/>
        </w:rPr>
        <w:t>the</w:t>
      </w:r>
      <w:r>
        <w:rPr>
          <w:spacing w:val="-15"/>
          <w:color w:val="0000FF"/>
        </w:rPr>
        <w:t> </w:t>
      </w:r>
      <w:r>
        <w:rPr>
          <w:b/>
          <w:spacing w:val="-4"/>
          <w:color w:val="0000FF"/>
        </w:rPr>
        <w:t>DASEX</w:t>
      </w:r>
      <w:r>
        <w:rPr>
          <w:b/>
          <w:spacing w:val="-14"/>
          <w:color w:val="0000FF"/>
        </w:rPr>
        <w:t> </w:t>
      </w:r>
      <w:r>
        <w:rPr>
          <w:b/>
          <w:spacing w:val="-4"/>
          <w:color w:val="0000FF"/>
        </w:rPr>
        <w:t>framework</w:t>
      </w:r>
      <w:r>
        <w:rPr>
          <w:b/>
          <w:spacing w:val="-13"/>
          <w:color w:val="0000FF"/>
        </w:rPr>
        <w:t> </w:t>
      </w:r>
      <w:r>
        <w:rPr>
          <w:spacing w:val="-4"/>
          <w:color w:val="0000FF"/>
        </w:rPr>
        <w:t>—</w:t>
      </w:r>
      <w:r>
        <w:rPr>
          <w:spacing w:val="-15"/>
          <w:color w:val="0000FF"/>
        </w:rPr>
        <w:t> </w:t>
      </w:r>
      <w:r>
        <w:rPr>
          <w:spacing w:val="-4"/>
          <w:color w:val="0000FF"/>
        </w:rPr>
        <w:t>a</w:t>
      </w:r>
      <w:r>
        <w:rPr>
          <w:spacing w:val="-15"/>
          <w:color w:val="0000FF"/>
        </w:rPr>
        <w:t> </w:t>
      </w:r>
      <w:r>
        <w:rPr>
          <w:spacing w:val="-4"/>
          <w:color w:val="0000FF"/>
        </w:rPr>
        <w:t>new</w:t>
      </w:r>
      <w:r>
        <w:rPr>
          <w:spacing w:val="-14"/>
          <w:color w:val="0000FF"/>
        </w:rPr>
        <w:t> </w:t>
      </w:r>
      <w:r>
        <w:rPr>
          <w:spacing w:val="-4"/>
          <w:color w:val="0000FF"/>
        </w:rPr>
        <w:t>tool</w:t>
      </w:r>
      <w:r>
        <w:rPr>
          <w:spacing w:val="-15"/>
          <w:color w:val="0000FF"/>
        </w:rPr>
        <w:t> </w:t>
      </w:r>
      <w:r>
        <w:rPr>
          <w:spacing w:val="-4"/>
          <w:color w:val="0000FF"/>
        </w:rPr>
        <w:t>for</w:t>
      </w:r>
      <w:r>
        <w:rPr>
          <w:spacing w:val="-15"/>
          <w:color w:val="0000FF"/>
        </w:rPr>
        <w:t> </w:t>
      </w:r>
      <w:r>
        <w:rPr>
          <w:spacing w:val="-4"/>
          <w:color w:val="0000FF"/>
        </w:rPr>
        <w:t>assessing</w:t>
      </w:r>
      <w:r>
        <w:rPr>
          <w:spacing w:val="-15"/>
          <w:color w:val="0000FF"/>
        </w:rPr>
        <w:t> </w:t>
      </w:r>
      <w:r>
        <w:rPr>
          <w:spacing w:val="-4"/>
          <w:color w:val="0000FF"/>
        </w:rPr>
        <w:t>clinical</w:t>
      </w:r>
      <w:r>
        <w:rPr>
          <w:spacing w:val="-14"/>
          <w:color w:val="0000FF"/>
        </w:rPr>
        <w:t> </w:t>
      </w:r>
      <w:r>
        <w:rPr>
          <w:spacing w:val="-4"/>
          <w:color w:val="0000FF"/>
        </w:rPr>
        <w:t>realism,</w:t>
      </w:r>
      <w:r>
        <w:rPr>
          <w:spacing w:val="-15"/>
          <w:color w:val="0000FF"/>
        </w:rPr>
        <w:t> </w:t>
      </w:r>
      <w:r>
        <w:rPr>
          <w:spacing w:val="-4"/>
          <w:color w:val="0000FF"/>
        </w:rPr>
        <w:t>adaptation, </w:t>
      </w:r>
      <w:r>
        <w:rPr>
          <w:color w:val="0000FF"/>
        </w:rPr>
        <w:t>safety, engagement, teamwork, and explainability</w:t>
      </w:r>
      <w:r>
        <w:rPr>
          <w:spacing w:val="-6"/>
          <w:color w:val="0000FF"/>
        </w:rPr>
        <w:t> </w:t>
      </w:r>
      <w:r>
        <w:rPr>
          <w:color w:val="0000FF"/>
        </w:rPr>
        <w:t>in simulation-based education.</w:t>
      </w:r>
    </w:p>
    <w:p xmlns:wp14="http://schemas.microsoft.com/office/word/2010/wordml" w14:paraId="3C542D0D" wp14:textId="77777777">
      <w:pPr>
        <w:pStyle w:val="BodyText"/>
        <w:spacing w:before="233" w:line="295" w:lineRule="auto"/>
        <w:ind w:left="150"/>
      </w:pPr>
      <w:r>
        <w:rPr>
          <w:color w:val="0000FF"/>
        </w:rPr>
        <w:t>By collecting participant feedback immediately after the simulation and again after a short</w:t>
      </w:r>
      <w:r>
        <w:rPr>
          <w:spacing w:val="-4"/>
          <w:color w:val="0000FF"/>
        </w:rPr>
        <w:t> </w:t>
      </w:r>
      <w:r>
        <w:rPr>
          <w:color w:val="0000FF"/>
        </w:rPr>
        <w:t>follow-up</w:t>
      </w:r>
      <w:r>
        <w:rPr>
          <w:spacing w:val="-2"/>
          <w:color w:val="0000FF"/>
        </w:rPr>
        <w:t> </w:t>
      </w:r>
      <w:r>
        <w:rPr>
          <w:color w:val="0000FF"/>
        </w:rPr>
        <w:t>period,</w:t>
      </w:r>
      <w:r>
        <w:rPr>
          <w:spacing w:val="-2"/>
          <w:color w:val="0000FF"/>
        </w:rPr>
        <w:t> </w:t>
      </w:r>
      <w:r>
        <w:rPr>
          <w:color w:val="0000FF"/>
        </w:rPr>
        <w:t>this</w:t>
      </w:r>
      <w:r>
        <w:rPr>
          <w:spacing w:val="-5"/>
          <w:color w:val="0000FF"/>
        </w:rPr>
        <w:t> </w:t>
      </w:r>
      <w:r>
        <w:rPr>
          <w:color w:val="0000FF"/>
        </w:rPr>
        <w:t>research</w:t>
      </w:r>
      <w:r>
        <w:rPr>
          <w:spacing w:val="-4"/>
          <w:color w:val="0000FF"/>
        </w:rPr>
        <w:t> </w:t>
      </w:r>
      <w:r>
        <w:rPr>
          <w:color w:val="0000FF"/>
        </w:rPr>
        <w:t>will</w:t>
      </w:r>
      <w:r>
        <w:rPr>
          <w:spacing w:val="-4"/>
          <w:color w:val="0000FF"/>
        </w:rPr>
        <w:t> </w:t>
      </w:r>
      <w:r>
        <w:rPr>
          <w:color w:val="0000FF"/>
        </w:rPr>
        <w:t>assess</w:t>
      </w:r>
      <w:r>
        <w:rPr>
          <w:spacing w:val="-2"/>
          <w:color w:val="0000FF"/>
        </w:rPr>
        <w:t> </w:t>
      </w:r>
      <w:r>
        <w:rPr>
          <w:color w:val="0000FF"/>
        </w:rPr>
        <w:t>both</w:t>
      </w:r>
      <w:r>
        <w:rPr>
          <w:spacing w:val="-4"/>
          <w:color w:val="0000FF"/>
        </w:rPr>
        <w:t> </w:t>
      </w:r>
      <w:r>
        <w:rPr>
          <w:color w:val="0000FF"/>
        </w:rPr>
        <w:t>the</w:t>
      </w:r>
      <w:r>
        <w:rPr>
          <w:spacing w:val="-5"/>
          <w:color w:val="0000FF"/>
        </w:rPr>
        <w:t> </w:t>
      </w:r>
      <w:r>
        <w:rPr>
          <w:color w:val="0000FF"/>
        </w:rPr>
        <w:t>perceived</w:t>
      </w:r>
      <w:r>
        <w:rPr>
          <w:spacing w:val="-2"/>
          <w:color w:val="0000FF"/>
        </w:rPr>
        <w:t> </w:t>
      </w:r>
      <w:r>
        <w:rPr>
          <w:color w:val="0000FF"/>
        </w:rPr>
        <w:t>value</w:t>
      </w:r>
      <w:r>
        <w:rPr>
          <w:spacing w:val="-4"/>
          <w:color w:val="0000FF"/>
        </w:rPr>
        <w:t> </w:t>
      </w:r>
      <w:r>
        <w:rPr>
          <w:color w:val="0000FF"/>
        </w:rPr>
        <w:t>of</w:t>
      </w:r>
      <w:r>
        <w:rPr>
          <w:spacing w:val="-5"/>
          <w:color w:val="0000FF"/>
        </w:rPr>
        <w:t> </w:t>
      </w:r>
      <w:r>
        <w:rPr>
          <w:color w:val="0000FF"/>
        </w:rPr>
        <w:t>AI-driven simulation as a learning tool and the reliability of DASEX as a measure of simulation quality and educational impact.</w:t>
      </w:r>
    </w:p>
    <w:p xmlns:wp14="http://schemas.microsoft.com/office/word/2010/wordml" w14:paraId="41C8F396" wp14:textId="77777777">
      <w:pPr>
        <w:pStyle w:val="BodyText"/>
        <w:spacing w:after="0" w:line="295" w:lineRule="auto"/>
        <w:sectPr>
          <w:headerReference w:type="default" r:id="rId5"/>
          <w:type w:val="continuous"/>
          <w:pgSz w:w="11910" w:h="16850" w:orient="portrait"/>
          <w:pgMar w:top="2700" w:right="1275" w:bottom="280" w:left="1275" w:header="728" w:footer="0"/>
          <w:pgNumType w:start="1"/>
          <w:cols w:num="1"/>
          <w:footerReference w:type="default" r:id="R3b43d902f0f94bf9"/>
        </w:sectPr>
      </w:pPr>
    </w:p>
    <w:p xmlns:wp14="http://schemas.microsoft.com/office/word/2010/wordml" w14:paraId="53994C83" wp14:textId="77777777">
      <w:pPr>
        <w:pStyle w:val="BodyText"/>
        <w:spacing w:before="1" w:line="297" w:lineRule="auto"/>
        <w:ind w:left="10"/>
      </w:pPr>
      <w:r>
        <w:rPr>
          <w:spacing w:val="-2"/>
          <w:color w:val="FF0000"/>
          <w:strike/>
        </w:rPr>
        <w:t>This</w:t>
      </w:r>
      <w:r>
        <w:rPr>
          <w:spacing w:val="-17"/>
          <w:color w:val="FF0000"/>
          <w:strike/>
        </w:rPr>
        <w:t> </w:t>
      </w:r>
      <w:r>
        <w:rPr>
          <w:spacing w:val="-2"/>
          <w:color w:val="FF0000"/>
          <w:strike/>
        </w:rPr>
        <w:t>study</w:t>
      </w:r>
      <w:r>
        <w:rPr>
          <w:spacing w:val="-22"/>
          <w:color w:val="FF0000"/>
          <w:strike/>
        </w:rPr>
        <w:t> </w:t>
      </w:r>
      <w:r>
        <w:rPr>
          <w:spacing w:val="-2"/>
          <w:color w:val="FF0000"/>
          <w:strike/>
        </w:rPr>
        <w:t>aims</w:t>
      </w:r>
      <w:r>
        <w:rPr>
          <w:spacing w:val="-17"/>
          <w:color w:val="FF0000"/>
          <w:strike/>
        </w:rPr>
        <w:t> </w:t>
      </w:r>
      <w:r>
        <w:rPr>
          <w:spacing w:val="-2"/>
          <w:color w:val="FF0000"/>
          <w:strike/>
        </w:rPr>
        <w:t>to</w:t>
      </w:r>
      <w:r>
        <w:rPr>
          <w:color w:val="FF0000"/>
          <w:strike/>
        </w:rPr>
        <w:t> </w:t>
      </w:r>
      <w:r>
        <w:rPr>
          <w:spacing w:val="-2"/>
          <w:color w:val="FF0000"/>
          <w:strike/>
        </w:rPr>
        <w:t>evaluate</w:t>
      </w:r>
      <w:r>
        <w:rPr>
          <w:spacing w:val="-17"/>
          <w:color w:val="FF0000"/>
          <w:strike/>
        </w:rPr>
        <w:t> </w:t>
      </w:r>
      <w:r>
        <w:rPr>
          <w:spacing w:val="-2"/>
          <w:color w:val="FF0000"/>
          <w:strike/>
        </w:rPr>
        <w:t>an</w:t>
      </w:r>
      <w:r>
        <w:rPr>
          <w:spacing w:val="-15"/>
          <w:color w:val="FF0000"/>
          <w:strike/>
        </w:rPr>
        <w:t> </w:t>
      </w:r>
      <w:r>
        <w:rPr>
          <w:spacing w:val="-2"/>
          <w:color w:val="FF0000"/>
          <w:strike/>
        </w:rPr>
        <w:t>AI-driven</w:t>
      </w:r>
      <w:r>
        <w:rPr>
          <w:spacing w:val="-15"/>
          <w:color w:val="FF0000"/>
          <w:strike/>
        </w:rPr>
        <w:t> </w:t>
      </w:r>
      <w:r>
        <w:rPr>
          <w:spacing w:val="-2"/>
          <w:color w:val="FF0000"/>
          <w:strike/>
        </w:rPr>
        <w:t>Extended</w:t>
      </w:r>
      <w:r>
        <w:rPr>
          <w:spacing w:val="-13"/>
          <w:color w:val="FF0000"/>
          <w:strike/>
        </w:rPr>
        <w:t> </w:t>
      </w:r>
      <w:r>
        <w:rPr>
          <w:spacing w:val="-2"/>
          <w:color w:val="FF0000"/>
          <w:strike/>
        </w:rPr>
        <w:t>Reality</w:t>
      </w:r>
      <w:r>
        <w:rPr>
          <w:spacing w:val="-22"/>
          <w:color w:val="FF0000"/>
          <w:strike/>
        </w:rPr>
        <w:t> </w:t>
      </w:r>
      <w:r>
        <w:rPr>
          <w:spacing w:val="-2"/>
          <w:color w:val="FF0000"/>
          <w:strike/>
        </w:rPr>
        <w:t>(XR)</w:t>
      </w:r>
      <w:r>
        <w:rPr>
          <w:spacing w:val="-11"/>
          <w:color w:val="FF0000"/>
          <w:strike/>
        </w:rPr>
        <w:t> </w:t>
      </w:r>
      <w:r>
        <w:rPr>
          <w:spacing w:val="-2"/>
          <w:color w:val="FF0000"/>
          <w:strike/>
        </w:rPr>
        <w:t>healthcare</w:t>
      </w:r>
      <w:r>
        <w:rPr>
          <w:spacing w:val="-17"/>
          <w:color w:val="FF0000"/>
          <w:strike/>
        </w:rPr>
        <w:t> </w:t>
      </w:r>
      <w:r>
        <w:rPr>
          <w:spacing w:val="-2"/>
          <w:color w:val="FF0000"/>
          <w:strike/>
        </w:rPr>
        <w:t>simulation </w:t>
      </w:r>
      <w:r>
        <w:rPr>
          <w:spacing w:val="-4"/>
          <w:color w:val="FF0000"/>
          <w:strike/>
        </w:rPr>
        <w:t>using</w:t>
      </w:r>
      <w:r>
        <w:rPr>
          <w:spacing w:val="-9"/>
          <w:color w:val="FF0000"/>
          <w:strike/>
        </w:rPr>
        <w:t> </w:t>
      </w:r>
      <w:r>
        <w:rPr>
          <w:spacing w:val="-4"/>
          <w:color w:val="FF0000"/>
          <w:strike/>
        </w:rPr>
        <w:t>the</w:t>
      </w:r>
      <w:r>
        <w:rPr>
          <w:spacing w:val="-16"/>
          <w:color w:val="FF0000"/>
          <w:strike/>
        </w:rPr>
        <w:t> </w:t>
      </w:r>
      <w:r>
        <w:rPr>
          <w:b/>
          <w:spacing w:val="-4"/>
          <w:color w:val="FF0000"/>
          <w:strike/>
        </w:rPr>
        <w:t>DASEX</w:t>
      </w:r>
      <w:r>
        <w:rPr>
          <w:b/>
          <w:spacing w:val="-12"/>
          <w:color w:val="FF0000"/>
          <w:strike/>
        </w:rPr>
        <w:t> </w:t>
      </w:r>
      <w:r>
        <w:rPr>
          <w:b/>
          <w:spacing w:val="-4"/>
          <w:color w:val="FF0000"/>
          <w:strike/>
        </w:rPr>
        <w:t>framework</w:t>
      </w:r>
      <w:r>
        <w:rPr>
          <w:b/>
          <w:spacing w:val="-5"/>
          <w:color w:val="FF0000"/>
          <w:strike/>
        </w:rPr>
        <w:t> </w:t>
      </w:r>
      <w:r>
        <w:rPr>
          <w:spacing w:val="-4"/>
          <w:color w:val="FF0000"/>
          <w:strike/>
        </w:rPr>
        <w:t>—</w:t>
      </w:r>
      <w:r>
        <w:rPr>
          <w:spacing w:val="-17"/>
          <w:color w:val="FF0000"/>
          <w:strike/>
        </w:rPr>
        <w:t> </w:t>
      </w:r>
      <w:r>
        <w:rPr>
          <w:spacing w:val="-4"/>
          <w:color w:val="FF0000"/>
          <w:strike/>
        </w:rPr>
        <w:t>a</w:t>
      </w:r>
      <w:r>
        <w:rPr>
          <w:spacing w:val="-15"/>
          <w:color w:val="FF0000"/>
          <w:strike/>
        </w:rPr>
        <w:t> </w:t>
      </w:r>
      <w:r>
        <w:rPr>
          <w:spacing w:val="-4"/>
          <w:color w:val="FF0000"/>
          <w:strike/>
        </w:rPr>
        <w:t>new</w:t>
      </w:r>
      <w:r>
        <w:rPr>
          <w:spacing w:val="-12"/>
          <w:color w:val="FF0000"/>
          <w:strike/>
        </w:rPr>
        <w:t> </w:t>
      </w:r>
      <w:r>
        <w:rPr>
          <w:spacing w:val="-4"/>
          <w:color w:val="FF0000"/>
          <w:strike/>
        </w:rPr>
        <w:t>tool</w:t>
      </w:r>
      <w:r>
        <w:rPr>
          <w:spacing w:val="-11"/>
          <w:color w:val="FF0000"/>
          <w:strike/>
        </w:rPr>
        <w:t> </w:t>
      </w:r>
      <w:r>
        <w:rPr>
          <w:spacing w:val="-4"/>
          <w:color w:val="FF0000"/>
          <w:strike/>
        </w:rPr>
        <w:t>for</w:t>
      </w:r>
      <w:r>
        <w:rPr>
          <w:spacing w:val="-22"/>
          <w:color w:val="FF0000"/>
          <w:strike/>
        </w:rPr>
        <w:t> </w:t>
      </w:r>
      <w:r>
        <w:rPr>
          <w:spacing w:val="-4"/>
          <w:color w:val="FF0000"/>
          <w:strike/>
        </w:rPr>
        <w:t>assessing</w:t>
      </w:r>
      <w:r>
        <w:rPr>
          <w:spacing w:val="-9"/>
          <w:color w:val="FF0000"/>
          <w:strike/>
        </w:rPr>
        <w:t> </w:t>
      </w:r>
      <w:r>
        <w:rPr>
          <w:spacing w:val="-4"/>
          <w:color w:val="FF0000"/>
          <w:strike/>
        </w:rPr>
        <w:t>clinical</w:t>
      </w:r>
      <w:r>
        <w:rPr>
          <w:spacing w:val="-11"/>
          <w:color w:val="FF0000"/>
          <w:strike/>
        </w:rPr>
        <w:t> </w:t>
      </w:r>
      <w:r>
        <w:rPr>
          <w:spacing w:val="-4"/>
          <w:color w:val="FF0000"/>
          <w:strike/>
        </w:rPr>
        <w:t>realism,</w:t>
      </w:r>
      <w:r>
        <w:rPr>
          <w:spacing w:val="-9"/>
          <w:color w:val="FF0000"/>
          <w:strike/>
        </w:rPr>
        <w:t> </w:t>
      </w:r>
      <w:r>
        <w:rPr>
          <w:spacing w:val="-4"/>
          <w:color w:val="FF0000"/>
          <w:strike/>
        </w:rPr>
        <w:t>adaptation, </w:t>
      </w:r>
      <w:r>
        <w:rPr>
          <w:color w:val="FF0000"/>
          <w:strike/>
        </w:rPr>
        <w:t>safety, engagement,</w:t>
      </w:r>
      <w:r>
        <w:rPr>
          <w:spacing w:val="-12"/>
          <w:color w:val="FF0000"/>
          <w:strike/>
        </w:rPr>
        <w:t> </w:t>
      </w:r>
      <w:r>
        <w:rPr>
          <w:color w:val="FF0000"/>
          <w:strike/>
        </w:rPr>
        <w:t>teamwork,</w:t>
      </w:r>
      <w:r>
        <w:rPr>
          <w:spacing w:val="-12"/>
          <w:color w:val="FF0000"/>
          <w:strike/>
        </w:rPr>
        <w:t> </w:t>
      </w:r>
      <w:r>
        <w:rPr>
          <w:color w:val="FF0000"/>
          <w:strike/>
        </w:rPr>
        <w:t>and</w:t>
      </w:r>
      <w:r>
        <w:rPr>
          <w:spacing w:val="-12"/>
          <w:color w:val="FF0000"/>
          <w:strike/>
        </w:rPr>
        <w:t> </w:t>
      </w:r>
      <w:r>
        <w:rPr>
          <w:color w:val="FF0000"/>
          <w:strike/>
        </w:rPr>
        <w:t>explainability</w:t>
      </w:r>
      <w:r>
        <w:rPr>
          <w:spacing w:val="-22"/>
          <w:color w:val="FF0000"/>
          <w:strike/>
        </w:rPr>
        <w:t> </w:t>
      </w:r>
      <w:r>
        <w:rPr>
          <w:color w:val="FF0000"/>
          <w:strike/>
        </w:rPr>
        <w:t>in</w:t>
      </w:r>
      <w:r>
        <w:rPr>
          <w:spacing w:val="-14"/>
          <w:color w:val="FF0000"/>
          <w:strike/>
        </w:rPr>
        <w:t> </w:t>
      </w:r>
      <w:r>
        <w:rPr>
          <w:color w:val="FF0000"/>
          <w:strike/>
        </w:rPr>
        <w:t>simulation-based</w:t>
      </w:r>
      <w:r>
        <w:rPr>
          <w:spacing w:val="-12"/>
          <w:color w:val="FF0000"/>
          <w:strike/>
        </w:rPr>
        <w:t> </w:t>
      </w:r>
      <w:r>
        <w:rPr>
          <w:color w:val="FF0000"/>
          <w:strike/>
        </w:rPr>
        <w:t>education.</w:t>
      </w:r>
    </w:p>
    <w:p xmlns:wp14="http://schemas.microsoft.com/office/word/2010/wordml" wp14:textId="77777777" w14:paraId="4E0CDD9F">
      <w:pPr>
        <w:pStyle w:val="BodyText"/>
        <w:spacing w:before="228" w:line="297" w:lineRule="auto"/>
        <w:ind w:left="10" w:right="126"/>
      </w:pPr>
      <w:r w:rsidR="1CCF6B90">
        <w:rPr>
          <w:color w:val="FF0000"/>
          <w:strike/>
        </w:rPr>
        <w:t>We</w:t>
      </w:r>
      <w:r w:rsidR="1CCF6B90">
        <w:rPr>
          <w:spacing w:val="-4"/>
          <w:color w:val="FF0000"/>
          <w:strike/>
        </w:rPr>
        <w:t xml:space="preserve"> </w:t>
      </w:r>
      <w:r w:rsidR="1CCF6B90">
        <w:rPr>
          <w:color w:val="FF0000"/>
          <w:strike/>
        </w:rPr>
        <w:t>will</w:t>
      </w:r>
      <w:r w:rsidR="1CCF6B90">
        <w:rPr>
          <w:spacing w:val="-12"/>
          <w:color w:val="FF0000"/>
          <w:strike/>
        </w:rPr>
        <w:t xml:space="preserve"> </w:t>
      </w:r>
      <w:r w:rsidR="1CCF6B90">
        <w:rPr>
          <w:color w:val="FF0000"/>
          <w:strike/>
        </w:rPr>
        <w:t>gather</w:t>
      </w:r>
      <w:r w:rsidR="1CCF6B90">
        <w:rPr>
          <w:spacing w:val="-22"/>
          <w:color w:val="FF0000"/>
          <w:strike/>
        </w:rPr>
        <w:t xml:space="preserve"> </w:t>
      </w:r>
      <w:r w:rsidR="1CCF6B90">
        <w:rPr>
          <w:color w:val="FF0000"/>
          <w:strike/>
        </w:rPr>
        <w:t>feedback</w:t>
      </w:r>
      <w:r w:rsidR="1CCF6B90">
        <w:rPr>
          <w:spacing w:val="-12"/>
          <w:color w:val="FF0000"/>
          <w:strike/>
        </w:rPr>
        <w:t xml:space="preserve"> </w:t>
      </w:r>
      <w:r w:rsidR="1CCF6B90">
        <w:rPr>
          <w:color w:val="FF0000"/>
          <w:strike/>
        </w:rPr>
        <w:t>from</w:t>
      </w:r>
      <w:r w:rsidR="1CCF6B90">
        <w:rPr>
          <w:spacing w:val="-16"/>
          <w:color w:val="FF0000"/>
          <w:strike/>
        </w:rPr>
        <w:t xml:space="preserve"> </w:t>
      </w:r>
      <w:r w:rsidR="1CCF6B90">
        <w:rPr>
          <w:color w:val="FF0000"/>
          <w:strike/>
        </w:rPr>
        <w:t>healthcare</w:t>
      </w:r>
      <w:r w:rsidR="1CCF6B90">
        <w:rPr>
          <w:spacing w:val="-4"/>
          <w:color w:val="FF0000"/>
          <w:strike/>
        </w:rPr>
        <w:t xml:space="preserve"> </w:t>
      </w:r>
      <w:r w:rsidR="1CCF6B90">
        <w:rPr>
          <w:color w:val="FF0000"/>
          <w:strike/>
        </w:rPr>
        <w:t>learners</w:t>
      </w:r>
      <w:r w:rsidR="1CCF6B90">
        <w:rPr>
          <w:spacing w:val="-13"/>
          <w:color w:val="FF0000"/>
          <w:strike/>
        </w:rPr>
        <w:t xml:space="preserve"> </w:t>
      </w:r>
      <w:r w:rsidR="1CCF6B90">
        <w:rPr>
          <w:color w:val="FF0000"/>
          <w:strike/>
        </w:rPr>
        <w:t>immediately</w:t>
      </w:r>
      <w:r w:rsidR="1CCF6B90">
        <w:rPr>
          <w:spacing w:val="-8"/>
          <w:color w:val="FF0000"/>
          <w:strike/>
        </w:rPr>
        <w:t xml:space="preserve"> </w:t>
      </w:r>
      <w:r w:rsidR="1CCF6B90">
        <w:rPr>
          <w:color w:val="FF0000"/>
          <w:strike/>
        </w:rPr>
        <w:t>after using</w:t>
      </w:r>
      <w:r w:rsidR="1CCF6B90">
        <w:rPr>
          <w:spacing w:val="-10"/>
          <w:color w:val="FF0000"/>
          <w:strike/>
        </w:rPr>
        <w:t xml:space="preserve"> </w:t>
      </w:r>
      <w:r w:rsidR="1CCF6B90">
        <w:rPr>
          <w:color w:val="FF0000"/>
          <w:strike/>
        </w:rPr>
        <w:t>the</w:t>
      </w:r>
      <w:r w:rsidR="1CCF6B90">
        <w:rPr>
          <w:spacing w:val="-18"/>
          <w:color w:val="FF0000"/>
          <w:strike/>
        </w:rPr>
        <w:t xml:space="preserve"> </w:t>
      </w:r>
      <w:r w:rsidR="1CCF6B90">
        <w:rPr>
          <w:color w:val="FF0000"/>
          <w:strike/>
        </w:rPr>
        <w:t>XR simulation,</w:t>
      </w:r>
      <w:r w:rsidR="1CCF6B90">
        <w:rPr>
          <w:spacing w:val="-25"/>
          <w:color w:val="FF0000"/>
          <w:strike/>
        </w:rPr>
        <w:t xml:space="preserve"> </w:t>
      </w:r>
      <w:r w:rsidR="1CCF6B90">
        <w:rPr>
          <w:color w:val="FF0000"/>
          <w:strike/>
        </w:rPr>
        <w:t>and</w:t>
      </w:r>
      <w:r w:rsidR="1CCF6B90">
        <w:rPr>
          <w:spacing w:val="-19"/>
          <w:color w:val="FF0000"/>
          <w:strike/>
        </w:rPr>
        <w:t xml:space="preserve"> </w:t>
      </w:r>
      <w:r w:rsidR="1CCF6B90">
        <w:rPr>
          <w:color w:val="FF0000"/>
          <w:strike/>
        </w:rPr>
        <w:t>again</w:t>
      </w:r>
      <w:r w:rsidR="1CCF6B90">
        <w:rPr>
          <w:spacing w:val="-19"/>
          <w:color w:val="FF0000"/>
          <w:strike/>
        </w:rPr>
        <w:t xml:space="preserve"> </w:t>
      </w:r>
      <w:r w:rsidR="1CCF6B90">
        <w:rPr>
          <w:color w:val="FF0000"/>
          <w:strike/>
        </w:rPr>
        <w:t>after</w:t>
      </w:r>
      <w:r w:rsidR="1CCF6B90">
        <w:rPr>
          <w:spacing w:val="-19"/>
          <w:color w:val="FF0000"/>
          <w:strike/>
        </w:rPr>
        <w:t xml:space="preserve"> </w:t>
      </w:r>
      <w:r w:rsidR="1CCF6B90">
        <w:rPr>
          <w:color w:val="FF0000"/>
          <w:strike/>
        </w:rPr>
        <w:t>a</w:t>
      </w:r>
      <w:r w:rsidR="1CCF6B90">
        <w:rPr>
          <w:spacing w:val="-18"/>
          <w:color w:val="FF0000"/>
          <w:strike/>
        </w:rPr>
        <w:t xml:space="preserve"> </w:t>
      </w:r>
      <w:r w:rsidR="1CCF6B90">
        <w:rPr>
          <w:color w:val="FF0000"/>
          <w:strike/>
        </w:rPr>
        <w:t>short</w:t>
      </w:r>
      <w:r w:rsidR="1CCF6B90">
        <w:rPr>
          <w:spacing w:val="-22"/>
          <w:color w:val="FF0000"/>
          <w:strike/>
        </w:rPr>
        <w:t xml:space="preserve"> </w:t>
      </w:r>
      <w:r w:rsidR="1CCF6B90">
        <w:rPr>
          <w:color w:val="FF0000"/>
          <w:strike/>
        </w:rPr>
        <w:t>follow-up</w:t>
      </w:r>
      <w:r w:rsidR="1CCF6B90">
        <w:rPr>
          <w:spacing w:val="-26"/>
          <w:color w:val="FF0000"/>
          <w:strike/>
        </w:rPr>
        <w:t xml:space="preserve"> </w:t>
      </w:r>
      <w:r w:rsidR="1CCF6B90">
        <w:rPr>
          <w:color w:val="FF0000"/>
          <w:strike/>
        </w:rPr>
        <w:t>period,</w:t>
      </w:r>
      <w:r w:rsidR="1CCF6B90">
        <w:rPr>
          <w:spacing w:val="-19"/>
          <w:color w:val="FF0000"/>
          <w:strike/>
        </w:rPr>
        <w:t xml:space="preserve"> </w:t>
      </w:r>
      <w:r w:rsidR="1CCF6B90">
        <w:rPr>
          <w:color w:val="FF0000"/>
          <w:strike/>
        </w:rPr>
        <w:t>to</w:t>
      </w:r>
      <w:r w:rsidR="1CCF6B90">
        <w:rPr>
          <w:spacing w:val="-19"/>
          <w:color w:val="FF0000"/>
          <w:strike/>
        </w:rPr>
        <w:t xml:space="preserve"> </w:t>
      </w:r>
      <w:r w:rsidR="1CCF6B90">
        <w:rPr>
          <w:color w:val="FF0000"/>
          <w:strike/>
        </w:rPr>
        <w:t>explore</w:t>
      </w:r>
      <w:r w:rsidR="1CCF6B90">
        <w:rPr>
          <w:spacing w:val="-19"/>
          <w:color w:val="FF0000"/>
          <w:strike/>
        </w:rPr>
        <w:t xml:space="preserve"> </w:t>
      </w:r>
      <w:r w:rsidR="1CCF6B90">
        <w:rPr>
          <w:color w:val="FF0000"/>
          <w:strike/>
        </w:rPr>
        <w:t>how</w:t>
      </w:r>
      <w:r w:rsidR="1CCF6B90">
        <w:rPr>
          <w:spacing w:val="-18"/>
          <w:color w:val="FF0000"/>
          <w:strike/>
        </w:rPr>
        <w:t xml:space="preserve"> </w:t>
      </w:r>
      <w:r w:rsidR="1CCF6B90">
        <w:rPr>
          <w:color w:val="FF0000"/>
          <w:strike/>
        </w:rPr>
        <w:t>perceptions</w:t>
      </w:r>
      <w:r w:rsidR="1CCF6B90">
        <w:rPr>
          <w:spacing w:val="-19"/>
          <w:color w:val="FF0000"/>
          <w:strike/>
        </w:rPr>
        <w:t xml:space="preserve"> </w:t>
      </w:r>
      <w:r w:rsidR="1CCF6B90">
        <w:rPr>
          <w:color w:val="FF0000"/>
          <w:strike/>
        </w:rPr>
        <w:t>change over</w:t>
      </w:r>
      <w:r w:rsidR="1CCF6B90">
        <w:rPr>
          <w:spacing w:val="-18"/>
          <w:color w:val="FF0000"/>
          <w:strike/>
        </w:rPr>
        <w:t xml:space="preserve"> </w:t>
      </w:r>
      <w:r w:rsidR="1CCF6B90">
        <w:rPr>
          <w:color w:val="FF0000"/>
          <w:strike/>
        </w:rPr>
        <w:t>time. This</w:t>
      </w:r>
      <w:r w:rsidR="1CCF6B90">
        <w:rPr>
          <w:spacing w:val="-7"/>
          <w:color w:val="FF0000"/>
          <w:strike/>
        </w:rPr>
        <w:t xml:space="preserve"> </w:t>
      </w:r>
      <w:r w:rsidR="1CCF6B90">
        <w:rPr>
          <w:color w:val="FF0000"/>
          <w:strike/>
        </w:rPr>
        <w:t>will</w:t>
      </w:r>
      <w:r w:rsidR="1CCF6B90">
        <w:rPr>
          <w:spacing w:val="-6"/>
          <w:color w:val="FF0000"/>
          <w:strike/>
        </w:rPr>
        <w:t xml:space="preserve"> </w:t>
      </w:r>
      <w:r w:rsidR="1CCF6B90">
        <w:rPr>
          <w:color w:val="FF0000"/>
          <w:strike/>
        </w:rPr>
        <w:t>help</w:t>
      </w:r>
      <w:r w:rsidR="1CCF6B90">
        <w:rPr>
          <w:spacing w:val="-6"/>
          <w:color w:val="FF0000"/>
          <w:strike/>
        </w:rPr>
        <w:t xml:space="preserve"> </w:t>
      </w:r>
      <w:r w:rsidR="1CCF6B90">
        <w:rPr>
          <w:color w:val="FF0000"/>
          <w:strike/>
        </w:rPr>
        <w:t>us</w:t>
      </w:r>
      <w:r w:rsidR="1CCF6B90">
        <w:rPr>
          <w:spacing w:val="-7"/>
          <w:color w:val="FF0000"/>
          <w:strike/>
        </w:rPr>
        <w:t xml:space="preserve"> </w:t>
      </w:r>
      <w:r w:rsidR="1CCF6B90">
        <w:rPr>
          <w:color w:val="FF0000"/>
          <w:strike/>
        </w:rPr>
        <w:t>validate</w:t>
      </w:r>
      <w:r w:rsidR="1CCF6B90">
        <w:rPr>
          <w:spacing w:val="-12"/>
          <w:color w:val="FF0000"/>
          <w:strike/>
        </w:rPr>
        <w:t xml:space="preserve"> </w:t>
      </w:r>
      <w:r w:rsidR="1CCF6B90">
        <w:rPr>
          <w:color w:val="FF0000"/>
          <w:strike/>
        </w:rPr>
        <w:t>the</w:t>
      </w:r>
      <w:r w:rsidR="1CCF6B90">
        <w:rPr>
          <w:spacing w:val="-12"/>
          <w:color w:val="FF0000"/>
          <w:strike/>
        </w:rPr>
        <w:t xml:space="preserve"> </w:t>
      </w:r>
      <w:r w:rsidR="1CCF6B90">
        <w:rPr>
          <w:color w:val="FF0000"/>
          <w:strike/>
        </w:rPr>
        <w:t>DASEX</w:t>
      </w:r>
      <w:r w:rsidR="1CCF6B90">
        <w:rPr>
          <w:spacing w:val="-9"/>
          <w:color w:val="FF0000"/>
          <w:strike/>
        </w:rPr>
        <w:t xml:space="preserve"> </w:t>
      </w:r>
      <w:r w:rsidR="1CCF6B90">
        <w:rPr>
          <w:color w:val="FF0000"/>
          <w:strike/>
        </w:rPr>
        <w:t>framework</w:t>
      </w:r>
      <w:r w:rsidR="1CCF6B90">
        <w:rPr>
          <w:spacing w:val="-6"/>
          <w:color w:val="FF0000"/>
          <w:strike/>
        </w:rPr>
        <w:t xml:space="preserve"> </w:t>
      </w:r>
      <w:r w:rsidR="1CCF6B90">
        <w:rPr>
          <w:color w:val="FF0000"/>
          <w:strike/>
        </w:rPr>
        <w:t>and</w:t>
      </w:r>
      <w:r w:rsidR="1CCF6B90">
        <w:rPr>
          <w:spacing w:val="-4"/>
          <w:color w:val="FF0000"/>
          <w:strike/>
        </w:rPr>
        <w:t xml:space="preserve"> </w:t>
      </w:r>
      <w:r w:rsidR="1CCF6B90">
        <w:rPr>
          <w:color w:val="FF0000"/>
          <w:strike/>
        </w:rPr>
        <w:t>improve</w:t>
      </w:r>
      <w:r w:rsidR="1CCF6B90">
        <w:rPr>
          <w:spacing w:val="-12"/>
          <w:color w:val="FF0000"/>
          <w:strike/>
        </w:rPr>
        <w:t xml:space="preserve"> </w:t>
      </w:r>
      <w:r w:rsidR="1CCF6B90">
        <w:rPr>
          <w:color w:val="FF0000"/>
          <w:strike/>
        </w:rPr>
        <w:t>the</w:t>
      </w:r>
      <w:r w:rsidR="1CCF6B90">
        <w:rPr>
          <w:spacing w:val="-12"/>
          <w:color w:val="FF0000"/>
          <w:strike/>
        </w:rPr>
        <w:t xml:space="preserve"> </w:t>
      </w:r>
      <w:r w:rsidR="1CCF6B90">
        <w:rPr>
          <w:color w:val="FF0000"/>
          <w:strike/>
        </w:rPr>
        <w:t xml:space="preserve">XR </w:t>
      </w:r>
      <w:r w:rsidR="1CCF6B90">
        <w:rPr>
          <w:spacing w:val="-2"/>
          <w:color w:val="FF0000"/>
          <w:strike/>
        </w:rPr>
        <w:t>prototype.</w:t>
      </w:r>
    </w:p>
    <w:p xmlns:wp14="http://schemas.microsoft.com/office/word/2010/wordml" w:rsidP="1CCF6B90" w14:paraId="153CBEFC" wp14:textId="3B81FB64">
      <w:pPr>
        <w:pStyle w:val="Heading1"/>
        <w:spacing w:before="1" w:line="297" w:lineRule="auto"/>
        <w:ind w:left="0"/>
      </w:pPr>
      <w:r w:rsidR="37807BF0">
        <w:rPr/>
        <w:t>Why have I been chosen?</w:t>
      </w:r>
    </w:p>
    <w:p xmlns:wp14="http://schemas.microsoft.com/office/word/2010/wordml" w:rsidP="1CCF6B90" wp14:textId="77777777" w14:paraId="6D208D41">
      <w:pPr>
        <w:pStyle w:val="BodyText"/>
        <w:spacing w:before="228" w:line="295" w:lineRule="auto"/>
        <w:ind w:left="140"/>
      </w:pPr>
      <w:r w:rsidR="37807BF0">
        <w:rPr/>
        <w:t>If you have expressed interest in participating by contacting the researcher. Thank you for your interest!</w:t>
      </w:r>
    </w:p>
    <w:p xmlns:wp14="http://schemas.microsoft.com/office/word/2010/wordml" w:rsidP="1CCF6B90" wp14:textId="77777777" w14:paraId="1767C235">
      <w:pPr>
        <w:pStyle w:val="BodyText"/>
        <w:spacing w:before="268" w:line="297" w:lineRule="auto"/>
        <w:ind w:left="140"/>
      </w:pPr>
      <w:r w:rsidRPr="1CCF6B90" w:rsidR="37807BF0">
        <w:rPr>
          <w:color w:val="0000FF"/>
        </w:rPr>
        <w:t>You</w:t>
      </w:r>
      <w:r w:rsidR="37807BF0">
        <w:rPr/>
        <w:t xml:space="preserve"> </w:t>
      </w:r>
      <w:r w:rsidRPr="1CCF6B90" w:rsidR="37807BF0">
        <w:rPr>
          <w:color w:val="0000FF"/>
        </w:rPr>
        <w:t>have</w:t>
      </w:r>
      <w:r w:rsidR="37807BF0">
        <w:rPr/>
        <w:t xml:space="preserve"> </w:t>
      </w:r>
      <w:r w:rsidRPr="1CCF6B90" w:rsidR="37807BF0">
        <w:rPr>
          <w:color w:val="0000FF"/>
        </w:rPr>
        <w:t>been</w:t>
      </w:r>
      <w:r w:rsidR="37807BF0">
        <w:rPr/>
        <w:t xml:space="preserve"> </w:t>
      </w:r>
      <w:r w:rsidRPr="1CCF6B90" w:rsidR="37807BF0">
        <w:rPr>
          <w:color w:val="0000FF"/>
        </w:rPr>
        <w:t>invited</w:t>
      </w:r>
      <w:r w:rsidR="37807BF0">
        <w:rPr/>
        <w:t xml:space="preserve"> </w:t>
      </w:r>
      <w:r w:rsidRPr="1CCF6B90" w:rsidR="37807BF0">
        <w:rPr>
          <w:color w:val="0000FF"/>
        </w:rPr>
        <w:t>because</w:t>
      </w:r>
      <w:r w:rsidR="37807BF0">
        <w:rPr/>
        <w:t xml:space="preserve"> </w:t>
      </w:r>
      <w:r w:rsidRPr="1CCF6B90" w:rsidR="37807BF0">
        <w:rPr>
          <w:color w:val="0000FF"/>
        </w:rPr>
        <w:t>you</w:t>
      </w:r>
      <w:r w:rsidR="37807BF0">
        <w:rPr/>
        <w:t xml:space="preserve"> </w:t>
      </w:r>
      <w:r w:rsidRPr="1CCF6B90" w:rsidR="37807BF0">
        <w:rPr>
          <w:color w:val="0000FF"/>
        </w:rPr>
        <w:t>are</w:t>
      </w:r>
      <w:r w:rsidR="37807BF0">
        <w:rPr/>
        <w:t xml:space="preserve"> </w:t>
      </w:r>
      <w:r w:rsidRPr="1CCF6B90" w:rsidR="37807BF0">
        <w:rPr>
          <w:color w:val="0000FF"/>
        </w:rPr>
        <w:t>enrolled</w:t>
      </w:r>
      <w:r w:rsidR="37807BF0">
        <w:rPr/>
        <w:t xml:space="preserve"> </w:t>
      </w:r>
      <w:r w:rsidRPr="1CCF6B90" w:rsidR="37807BF0">
        <w:rPr>
          <w:color w:val="0000FF"/>
        </w:rPr>
        <w:t>in</w:t>
      </w:r>
      <w:r w:rsidR="37807BF0">
        <w:rPr/>
        <w:t xml:space="preserve"> </w:t>
      </w:r>
      <w:r w:rsidRPr="1CCF6B90" w:rsidR="37807BF0">
        <w:rPr>
          <w:color w:val="0000FF"/>
        </w:rPr>
        <w:t>a</w:t>
      </w:r>
      <w:r w:rsidR="37807BF0">
        <w:rPr/>
        <w:t xml:space="preserve"> </w:t>
      </w:r>
      <w:r w:rsidRPr="1CCF6B90" w:rsidR="37807BF0">
        <w:rPr>
          <w:color w:val="0000FF"/>
        </w:rPr>
        <w:t>healthcare-related</w:t>
      </w:r>
      <w:r w:rsidR="37807BF0">
        <w:rPr/>
        <w:t xml:space="preserve"> </w:t>
      </w:r>
      <w:r w:rsidRPr="1CCF6B90" w:rsidR="37807BF0">
        <w:rPr>
          <w:color w:val="0000FF"/>
        </w:rPr>
        <w:t>programme</w:t>
      </w:r>
      <w:r w:rsidR="37807BF0">
        <w:rPr/>
        <w:t xml:space="preserve"> </w:t>
      </w:r>
      <w:r w:rsidRPr="1CCF6B90" w:rsidR="37807BF0">
        <w:rPr>
          <w:color w:val="0000FF"/>
        </w:rPr>
        <w:t>at Bournemouth University and have prior exposure to clinical training. The study seeks feedback from Year 2 and above students in Nursing, Physician Associate, Advanced Nurse Practitioner, and Paramedic Science programmes.</w:t>
      </w:r>
    </w:p>
    <w:p xmlns:wp14="http://schemas.microsoft.com/office/word/2010/wordml" w:rsidP="1CCF6B90" wp14:textId="77777777" w14:paraId="72B6415E">
      <w:pPr>
        <w:pStyle w:val="BodyText"/>
        <w:spacing w:before="182" w:line="297" w:lineRule="auto"/>
        <w:ind w:left="285"/>
      </w:pPr>
      <w:r w:rsidR="37807BF0">
        <w:rPr/>
        <w:t>Please keep in mind the following information.</w:t>
      </w:r>
    </w:p>
    <w:p xmlns:wp14="http://schemas.microsoft.com/office/word/2010/wordml" w:rsidP="1CCF6B90" wp14:textId="77777777" w14:paraId="35432A3F">
      <w:pPr>
        <w:pStyle w:val="BodyText"/>
        <w:spacing w:before="185" w:line="297" w:lineRule="auto"/>
        <w:ind/>
      </w:pPr>
    </w:p>
    <w:p xmlns:wp14="http://schemas.microsoft.com/office/word/2010/wordml" w:rsidP="1CCF6B90" wp14:textId="77777777" w14:paraId="18D2A5B1">
      <w:pPr>
        <w:pStyle w:val="BodyText"/>
        <w:spacing w:before="228" w:line="297" w:lineRule="auto"/>
        <w:ind w:left="285"/>
      </w:pPr>
      <w:r w:rsidR="37807BF0">
        <w:rPr/>
        <w:t>Reasons for inclusion:</w:t>
      </w:r>
    </w:p>
    <w:p xmlns:wp14="http://schemas.microsoft.com/office/word/2010/wordml" w:rsidP="1CCF6B90" wp14:textId="77777777" w14:paraId="1516D43E">
      <w:pPr>
        <w:pStyle w:val="ListParagraph"/>
        <w:numPr>
          <w:ilvl w:val="0"/>
          <w:numId w:val="1"/>
        </w:numPr>
        <w:tabs>
          <w:tab w:val="left" w:leader="none" w:pos="870"/>
        </w:tabs>
        <w:spacing w:before="55" w:after="0" w:line="240" w:lineRule="auto"/>
        <w:ind w:left="870" w:right="0" w:hanging="360"/>
        <w:jc w:val="left"/>
        <w:rPr>
          <w:sz w:val="24"/>
          <w:szCs w:val="24"/>
        </w:rPr>
      </w:pPr>
      <w:r w:rsidRPr="1CCF6B90" w:rsidR="37807BF0">
        <w:rPr>
          <w:sz w:val="24"/>
          <w:szCs w:val="24"/>
        </w:rPr>
        <w:t>Adults (18+ years old).</w:t>
      </w:r>
    </w:p>
    <w:p xmlns:wp14="http://schemas.microsoft.com/office/word/2010/wordml" w:rsidP="1CCF6B90" wp14:textId="77777777" w14:paraId="67D41F2E">
      <w:pPr>
        <w:pStyle w:val="ListParagraph"/>
        <w:numPr>
          <w:ilvl w:val="0"/>
          <w:numId w:val="1"/>
        </w:numPr>
        <w:tabs>
          <w:tab w:val="left" w:leader="none" w:pos="871"/>
        </w:tabs>
        <w:spacing w:before="60" w:after="0" w:line="242" w:lineRule="auto"/>
        <w:ind w:left="871" w:right="353" w:hanging="360"/>
        <w:jc w:val="left"/>
        <w:rPr>
          <w:sz w:val="24"/>
          <w:szCs w:val="24"/>
        </w:rPr>
      </w:pPr>
      <w:r w:rsidR="37807BF0">
        <w:rPr/>
        <w:t xml:space="preserve">Enrolled in a healthcare-related programme at Bournemouth </w:t>
      </w:r>
      <w:r w:rsidRPr="1CCF6B90" w:rsidR="37807BF0">
        <w:rPr>
          <w:color w:val="FF0000"/>
        </w:rPr>
        <w:t>University.</w:t>
      </w:r>
      <w:r w:rsidRPr="1CCF6B90" w:rsidR="37807BF0">
        <w:rPr>
          <w:color w:val="0000FF"/>
        </w:rPr>
        <w:t>University (Year 2 and above).</w:t>
      </w:r>
    </w:p>
    <w:p xmlns:wp14="http://schemas.microsoft.com/office/word/2010/wordml" w:rsidP="1CCF6B90" wp14:textId="77777777" w14:paraId="1A2A1AB9">
      <w:pPr>
        <w:pStyle w:val="ListParagraph"/>
        <w:numPr>
          <w:ilvl w:val="0"/>
          <w:numId w:val="1"/>
        </w:numPr>
        <w:tabs>
          <w:tab w:val="left" w:leader="none" w:pos="870"/>
        </w:tabs>
        <w:spacing w:before="61" w:after="0" w:line="240" w:lineRule="auto"/>
        <w:ind w:left="870" w:right="0" w:hanging="360"/>
        <w:jc w:val="left"/>
        <w:rPr>
          <w:sz w:val="24"/>
          <w:szCs w:val="24"/>
        </w:rPr>
      </w:pPr>
      <w:r w:rsidRPr="1CCF6B90" w:rsidR="37807BF0">
        <w:rPr>
          <w:sz w:val="24"/>
          <w:szCs w:val="24"/>
        </w:rPr>
        <w:t>Able to use a VR headset and complete study tasks in English.</w:t>
      </w:r>
    </w:p>
    <w:p xmlns:wp14="http://schemas.microsoft.com/office/word/2010/wordml" w:rsidP="1CCF6B90" w14:paraId="47C52704" wp14:textId="595DF346">
      <w:pPr>
        <w:pStyle w:val="BodyText"/>
        <w:spacing w:before="228" w:line="297" w:lineRule="auto"/>
        <w:ind/>
      </w:pPr>
    </w:p>
    <w:p xmlns:wp14="http://schemas.microsoft.com/office/word/2010/wordml" w:rsidP="1CCF6B90" wp14:textId="77777777" w14:paraId="18F18CB8">
      <w:pPr>
        <w:pStyle w:val="BodyText"/>
        <w:spacing w:before="228" w:line="297" w:lineRule="auto"/>
        <w:ind w:left="285"/>
      </w:pPr>
      <w:r w:rsidR="37807BF0">
        <w:rPr/>
        <w:t>Reasons why you may not be able to participate:</w:t>
      </w:r>
    </w:p>
    <w:p xmlns:wp14="http://schemas.microsoft.com/office/word/2010/wordml" w:rsidP="1CCF6B90" wp14:textId="77777777" w14:paraId="7EBCDD5E">
      <w:pPr>
        <w:pStyle w:val="ListParagraph"/>
        <w:numPr>
          <w:ilvl w:val="0"/>
          <w:numId w:val="1"/>
        </w:numPr>
        <w:tabs>
          <w:tab w:val="left" w:leader="none" w:pos="870"/>
        </w:tabs>
        <w:spacing w:before="159" w:after="0" w:line="240" w:lineRule="auto"/>
        <w:ind w:left="870" w:right="0" w:hanging="360"/>
        <w:jc w:val="left"/>
        <w:rPr>
          <w:sz w:val="24"/>
          <w:szCs w:val="24"/>
        </w:rPr>
      </w:pPr>
      <w:r w:rsidRPr="1CCF6B90" w:rsidR="37807BF0">
        <w:rPr>
          <w:sz w:val="24"/>
          <w:szCs w:val="24"/>
        </w:rPr>
        <w:t>Severe motion sickness or intolerance to VR.</w:t>
      </w:r>
    </w:p>
    <w:p xmlns:wp14="http://schemas.microsoft.com/office/word/2010/wordml" w:rsidP="1CCF6B90" wp14:textId="77777777" w14:paraId="30DBAC66">
      <w:pPr>
        <w:pStyle w:val="ListParagraph"/>
        <w:numPr>
          <w:ilvl w:val="0"/>
          <w:numId w:val="1"/>
        </w:numPr>
        <w:tabs>
          <w:tab w:val="left" w:leader="none" w:pos="871"/>
        </w:tabs>
        <w:spacing w:before="156" w:after="0" w:line="290" w:lineRule="auto"/>
        <w:ind w:left="871" w:right="844" w:hanging="360"/>
        <w:jc w:val="left"/>
        <w:rPr>
          <w:sz w:val="24"/>
          <w:szCs w:val="24"/>
        </w:rPr>
      </w:pPr>
      <w:r w:rsidRPr="1CCF6B90" w:rsidR="37807BF0">
        <w:rPr>
          <w:sz w:val="24"/>
          <w:szCs w:val="24"/>
        </w:rPr>
        <w:t>Significant vision, hearing, or motor impairments that would prevent participation (unless adjustments can be made).</w:t>
      </w:r>
    </w:p>
    <w:p xmlns:wp14="http://schemas.microsoft.com/office/word/2010/wordml" w:rsidP="1CCF6B90" wp14:textId="77777777" w14:paraId="3F76271C">
      <w:pPr>
        <w:pStyle w:val="ListParagraph"/>
        <w:numPr>
          <w:ilvl w:val="0"/>
          <w:numId w:val="1"/>
        </w:numPr>
        <w:tabs>
          <w:tab w:val="left" w:leader="none" w:pos="870"/>
        </w:tabs>
        <w:spacing w:before="99" w:after="0" w:line="240" w:lineRule="auto"/>
        <w:ind w:left="870" w:right="0" w:hanging="360"/>
        <w:jc w:val="left"/>
        <w:rPr>
          <w:sz w:val="24"/>
          <w:szCs w:val="24"/>
        </w:rPr>
      </w:pPr>
      <w:r w:rsidRPr="1CCF6B90" w:rsidR="37807BF0">
        <w:rPr>
          <w:sz w:val="24"/>
          <w:szCs w:val="24"/>
        </w:rPr>
        <w:t>Any medical condition for which VR participation could pose a risk.</w:t>
      </w:r>
    </w:p>
    <w:p xmlns:wp14="http://schemas.microsoft.com/office/word/2010/wordml" w:rsidP="1CCF6B90" wp14:textId="77777777" w14:paraId="56342232">
      <w:pPr>
        <w:pStyle w:val="BodyText"/>
        <w:spacing w:before="132" w:line="297" w:lineRule="auto"/>
        <w:ind/>
      </w:pPr>
    </w:p>
    <w:p xmlns:wp14="http://schemas.microsoft.com/office/word/2010/wordml" w:rsidP="1CCF6B90" w14:paraId="01E97002" wp14:textId="2ABD9176">
      <w:pPr>
        <w:pStyle w:val="Heading1"/>
        <w:spacing w:before="228" w:line="297" w:lineRule="auto"/>
        <w:ind/>
      </w:pPr>
      <w:r w:rsidR="37807BF0">
        <w:rPr/>
        <w:t>Do I have to take part?</w:t>
      </w:r>
    </w:p>
    <w:p xmlns:wp14="http://schemas.microsoft.com/office/word/2010/wordml" w:rsidP="1CCF6B90" wp14:textId="77777777" w14:paraId="7537F329">
      <w:pPr>
        <w:pStyle w:val="BodyText"/>
        <w:spacing w:before="228" w:line="297" w:lineRule="auto"/>
        <w:ind w:left="150"/>
      </w:pPr>
      <w:r w:rsidRPr="1CCF6B90" w:rsidR="37807BF0">
        <w:rPr>
          <w:color w:val="FF0000"/>
        </w:rPr>
        <w:t>No —</w:t>
      </w:r>
      <w:r w:rsidRPr="1CCF6B90" w:rsidR="37807BF0">
        <w:rPr>
          <w:color w:val="0000FF"/>
        </w:rPr>
        <w:t>No,</w:t>
      </w:r>
      <w:r w:rsidR="37807BF0">
        <w:rPr/>
        <w:t xml:space="preserve"> participation is entirely voluntary. You may withdraw at any time without giving a reason, and your decision will not affect your studies in any way.</w:t>
      </w:r>
    </w:p>
    <w:p w:rsidR="1CCF6B90" w:rsidP="1CCF6B90" w:rsidRDefault="1CCF6B90" w14:paraId="71BC942A" w14:textId="36F9F5B5">
      <w:pPr>
        <w:pStyle w:val="BodyText"/>
        <w:spacing w:before="228" w:line="297" w:lineRule="auto"/>
        <w:ind w:left="10" w:right="126"/>
        <w:sectPr>
          <w:pgSz w:w="11910" w:h="16850" w:orient="portrait"/>
          <w:pgMar w:top="2700" w:right="1275" w:bottom="280" w:left="1275" w:header="728" w:footer="0"/>
          <w:cols w:num="1"/>
          <w:footerReference w:type="default" r:id="R908ea43c9b71427a"/>
        </w:sectPr>
      </w:pPr>
    </w:p>
    <w:p xmlns:wp14="http://schemas.microsoft.com/office/word/2010/wordml" w14:paraId="53128261" wp14:textId="77777777">
      <w:pPr>
        <w:pStyle w:val="BodyText"/>
      </w:pPr>
    </w:p>
    <w:p xmlns:wp14="http://schemas.microsoft.com/office/word/2010/wordml" w14:paraId="62486C05" wp14:textId="77777777">
      <w:pPr>
        <w:pStyle w:val="BodyText"/>
        <w:spacing w:before="22"/>
      </w:pPr>
    </w:p>
    <w:p xmlns:wp14="http://schemas.microsoft.com/office/word/2010/wordml" wp14:textId="77777777" w14:paraId="4101652C">
      <w:pPr>
        <w:pStyle w:val="Heading1"/>
      </w:pPr>
      <w:bookmarkStart w:name="Can I change my mind about taking part?" w:id="8"/>
      <w:bookmarkEnd w:id="8"/>
      <w:r w:rsidR="1CCF6B90">
        <w:rPr>
          <w:w w:val="80"/>
        </w:rPr>
        <w:t>Can</w:t>
      </w:r>
      <w:r w:rsidR="1CCF6B90">
        <w:rPr>
          <w:spacing w:val="13"/>
        </w:rPr>
        <w:t xml:space="preserve"> </w:t>
      </w:r>
      <w:r w:rsidR="1CCF6B90">
        <w:rPr>
          <w:w w:val="80"/>
        </w:rPr>
        <w:t>I</w:t>
      </w:r>
      <w:r w:rsidR="1CCF6B90">
        <w:rPr>
          <w:spacing w:val="15"/>
        </w:rPr>
        <w:t xml:space="preserve"> </w:t>
      </w:r>
      <w:r w:rsidR="1CCF6B90">
        <w:rPr>
          <w:w w:val="80"/>
        </w:rPr>
        <w:t>change</w:t>
      </w:r>
      <w:r w:rsidR="1CCF6B90">
        <w:rPr>
          <w:spacing w:val="12"/>
        </w:rPr>
        <w:t xml:space="preserve"> </w:t>
      </w:r>
      <w:r w:rsidR="1CCF6B90">
        <w:rPr>
          <w:w w:val="80"/>
        </w:rPr>
        <w:t>my</w:t>
      </w:r>
      <w:r w:rsidR="1CCF6B90">
        <w:rPr>
          <w:spacing w:val="11"/>
        </w:rPr>
        <w:t xml:space="preserve"> </w:t>
      </w:r>
      <w:r w:rsidR="1CCF6B90">
        <w:rPr>
          <w:w w:val="80"/>
        </w:rPr>
        <w:t>mind</w:t>
      </w:r>
      <w:r w:rsidR="1CCF6B90">
        <w:rPr>
          <w:spacing w:val="10"/>
        </w:rPr>
        <w:t xml:space="preserve"> </w:t>
      </w:r>
      <w:r w:rsidR="1CCF6B90">
        <w:rPr>
          <w:w w:val="80"/>
        </w:rPr>
        <w:t>about</w:t>
      </w:r>
      <w:r w:rsidR="1CCF6B90">
        <w:rPr>
          <w:spacing w:val="14"/>
        </w:rPr>
        <w:t xml:space="preserve"> </w:t>
      </w:r>
      <w:r w:rsidR="1CCF6B90">
        <w:rPr>
          <w:w w:val="80"/>
        </w:rPr>
        <w:t>taking</w:t>
      </w:r>
      <w:r w:rsidR="1CCF6B90">
        <w:rPr>
          <w:spacing w:val="16"/>
        </w:rPr>
        <w:t xml:space="preserve"> </w:t>
      </w:r>
      <w:r w:rsidR="1CCF6B90">
        <w:rPr>
          <w:spacing w:val="-2"/>
          <w:w w:val="80"/>
        </w:rPr>
        <w:t>part?</w:t>
      </w:r>
    </w:p>
    <w:p xmlns:wp14="http://schemas.microsoft.com/office/word/2010/wordml" w14:paraId="1FC6FD1E" wp14:textId="77777777">
      <w:pPr>
        <w:pStyle w:val="BodyText"/>
        <w:spacing w:line="297" w:lineRule="auto"/>
        <w:ind w:left="150" w:right="792"/>
      </w:pPr>
      <w:r>
        <w:rPr/>
        <w:t>Yes,</w:t>
      </w:r>
      <w:r>
        <w:rPr>
          <w:spacing w:val="-19"/>
        </w:rPr>
        <w:t> </w:t>
      </w:r>
      <w:r>
        <w:rPr/>
        <w:t>you</w:t>
      </w:r>
      <w:r>
        <w:rPr>
          <w:spacing w:val="-19"/>
        </w:rPr>
        <w:t> </w:t>
      </w:r>
      <w:r>
        <w:rPr/>
        <w:t>can</w:t>
      </w:r>
      <w:r>
        <w:rPr>
          <w:spacing w:val="-19"/>
        </w:rPr>
        <w:t> </w:t>
      </w:r>
      <w:r>
        <w:rPr/>
        <w:t>stop</w:t>
      </w:r>
      <w:r>
        <w:rPr>
          <w:spacing w:val="-19"/>
        </w:rPr>
        <w:t> </w:t>
      </w:r>
      <w:r>
        <w:rPr/>
        <w:t>participating</w:t>
      </w:r>
      <w:r>
        <w:rPr>
          <w:spacing w:val="-19"/>
        </w:rPr>
        <w:t> </w:t>
      </w:r>
      <w:r>
        <w:rPr/>
        <w:t>in</w:t>
      </w:r>
      <w:r>
        <w:rPr>
          <w:spacing w:val="-19"/>
        </w:rPr>
        <w:t> </w:t>
      </w:r>
      <w:r>
        <w:rPr/>
        <w:t>study</w:t>
      </w:r>
      <w:r>
        <w:rPr>
          <w:spacing w:val="-19"/>
        </w:rPr>
        <w:t> </w:t>
      </w:r>
      <w:r>
        <w:rPr/>
        <w:t>activities</w:t>
      </w:r>
      <w:r>
        <w:rPr>
          <w:spacing w:val="-18"/>
        </w:rPr>
        <w:t> </w:t>
      </w:r>
      <w:r>
        <w:rPr/>
        <w:t>at</w:t>
      </w:r>
      <w:r>
        <w:rPr>
          <w:spacing w:val="-20"/>
        </w:rPr>
        <w:t> </w:t>
      </w:r>
      <w:r>
        <w:rPr/>
        <w:t>any</w:t>
      </w:r>
      <w:r>
        <w:rPr>
          <w:spacing w:val="-20"/>
        </w:rPr>
        <w:t> </w:t>
      </w:r>
      <w:r>
        <w:rPr/>
        <w:t>time</w:t>
      </w:r>
      <w:r>
        <w:rPr>
          <w:spacing w:val="-22"/>
        </w:rPr>
        <w:t> </w:t>
      </w:r>
      <w:r>
        <w:rPr/>
        <w:t>and</w:t>
      </w:r>
      <w:r>
        <w:rPr>
          <w:spacing w:val="-19"/>
        </w:rPr>
        <w:t> </w:t>
      </w:r>
      <w:r>
        <w:rPr/>
        <w:t>without</w:t>
      </w:r>
      <w:r>
        <w:rPr>
          <w:spacing w:val="-20"/>
        </w:rPr>
        <w:t> </w:t>
      </w:r>
      <w:r>
        <w:rPr/>
        <w:t>giving</w:t>
      </w:r>
      <w:r>
        <w:rPr>
          <w:spacing w:val="-19"/>
        </w:rPr>
        <w:t> </w:t>
      </w:r>
      <w:r>
        <w:rPr/>
        <w:t>a </w:t>
      </w:r>
      <w:r>
        <w:rPr>
          <w:spacing w:val="-2"/>
        </w:rPr>
        <w:t>reason.</w:t>
      </w:r>
    </w:p>
    <w:p xmlns:wp14="http://schemas.microsoft.com/office/word/2010/wordml" w:rsidP="1CCF6B90" wp14:textId="77777777" w14:paraId="0CD3BBD9">
      <w:pPr>
        <w:pStyle w:val="BodyText"/>
        <w:spacing w:before="1" w:line="297" w:lineRule="auto"/>
        <w:ind/>
      </w:pPr>
      <w:r w:rsidR="1CCF6B90">
        <w:rPr>
          <w:spacing w:val="-2"/>
        </w:rPr>
        <w:t>You</w:t>
      </w:r>
      <w:r w:rsidR="1CCF6B90">
        <w:rPr>
          <w:spacing w:val="-17"/>
        </w:rPr>
        <w:t xml:space="preserve"> </w:t>
      </w:r>
      <w:r w:rsidR="1CCF6B90">
        <w:rPr>
          <w:spacing w:val="-2"/>
        </w:rPr>
        <w:t>can</w:t>
      </w:r>
      <w:r w:rsidR="1CCF6B90">
        <w:rPr>
          <w:spacing w:val="-17"/>
        </w:rPr>
        <w:t xml:space="preserve"> </w:t>
      </w:r>
      <w:r w:rsidR="1CCF6B90">
        <w:rPr>
          <w:spacing w:val="-2"/>
        </w:rPr>
        <w:t>withdraw</w:t>
      </w:r>
      <w:r w:rsidR="1CCF6B90">
        <w:rPr>
          <w:spacing w:val="-10"/>
        </w:rPr>
        <w:t xml:space="preserve"> </w:t>
      </w:r>
      <w:r w:rsidR="1CCF6B90">
        <w:rPr>
          <w:spacing w:val="-2"/>
        </w:rPr>
        <w:t>from</w:t>
      </w:r>
      <w:r w:rsidR="1CCF6B90">
        <w:rPr>
          <w:spacing w:val="-17"/>
        </w:rPr>
        <w:t xml:space="preserve"> </w:t>
      </w:r>
      <w:r w:rsidR="1CCF6B90">
        <w:rPr>
          <w:spacing w:val="-2"/>
        </w:rPr>
        <w:t>participation</w:t>
      </w:r>
      <w:r w:rsidR="1CCF6B90">
        <w:rPr>
          <w:spacing w:val="-15"/>
        </w:rPr>
        <w:t xml:space="preserve"> </w:t>
      </w:r>
      <w:r w:rsidR="1CCF6B90">
        <w:rPr>
          <w:spacing w:val="-2"/>
        </w:rPr>
        <w:t>at</w:t>
      </w:r>
      <w:r w:rsidR="1CCF6B90">
        <w:rPr>
          <w:spacing w:val="-16"/>
        </w:rPr>
        <w:t xml:space="preserve"> </w:t>
      </w:r>
      <w:r w:rsidR="1CCF6B90">
        <w:rPr>
          <w:spacing w:val="-2"/>
        </w:rPr>
        <w:t>any</w:t>
      </w:r>
      <w:r w:rsidR="1CCF6B90">
        <w:rPr>
          <w:spacing w:val="-11"/>
        </w:rPr>
        <w:t xml:space="preserve"> </w:t>
      </w:r>
      <w:r w:rsidR="1CCF6B90">
        <w:rPr>
          <w:spacing w:val="-2"/>
        </w:rPr>
        <w:t>time</w:t>
      </w:r>
      <w:r w:rsidR="1CCF6B90">
        <w:rPr>
          <w:spacing w:val="-13"/>
        </w:rPr>
        <w:t xml:space="preserve"> </w:t>
      </w:r>
      <w:r w:rsidR="1CCF6B90">
        <w:rPr>
          <w:spacing w:val="-2"/>
        </w:rPr>
        <w:t>and</w:t>
      </w:r>
      <w:r w:rsidR="1CCF6B90">
        <w:rPr>
          <w:spacing w:val="-14"/>
        </w:rPr>
        <w:t xml:space="preserve"> </w:t>
      </w:r>
      <w:r w:rsidR="1CCF6B90">
        <w:rPr>
          <w:spacing w:val="-2"/>
        </w:rPr>
        <w:t>without</w:t>
      </w:r>
      <w:r w:rsidR="1CCF6B90">
        <w:rPr>
          <w:spacing w:val="-17"/>
        </w:rPr>
        <w:t xml:space="preserve"> </w:t>
      </w:r>
      <w:r w:rsidR="1CCF6B90">
        <w:rPr>
          <w:spacing w:val="-2"/>
        </w:rPr>
        <w:t>giving</w:t>
      </w:r>
      <w:r w:rsidR="1CCF6B90">
        <w:rPr>
          <w:spacing w:val="-9"/>
        </w:rPr>
        <w:t xml:space="preserve"> </w:t>
      </w:r>
      <w:r w:rsidR="1CCF6B90">
        <w:rPr>
          <w:spacing w:val="-2"/>
        </w:rPr>
        <w:t>a</w:t>
      </w:r>
      <w:r w:rsidR="1CCF6B90">
        <w:rPr>
          <w:spacing w:val="-17"/>
        </w:rPr>
        <w:t xml:space="preserve"> </w:t>
      </w:r>
      <w:r w:rsidR="1CCF6B90">
        <w:rPr>
          <w:spacing w:val="-2"/>
        </w:rPr>
        <w:t>reason,</w:t>
      </w:r>
      <w:r w:rsidR="1CCF6B90">
        <w:rPr>
          <w:spacing w:val="-9"/>
        </w:rPr>
        <w:t xml:space="preserve"> </w:t>
      </w:r>
      <w:r w:rsidR="1CCF6B90">
        <w:rPr>
          <w:spacing w:val="-2"/>
        </w:rPr>
        <w:t>you</w:t>
      </w:r>
      <w:r w:rsidR="1CCF6B90">
        <w:rPr>
          <w:spacing w:val="-16"/>
        </w:rPr>
        <w:t xml:space="preserve"> </w:t>
      </w:r>
      <w:r w:rsidR="1CCF6B90">
        <w:rPr>
          <w:spacing w:val="-2"/>
        </w:rPr>
        <w:t xml:space="preserve">can </w:t>
      </w:r>
      <w:r w:rsidR="1CCF6B90">
        <w:rPr/>
        <w:t>retain</w:t>
      </w:r>
      <w:r w:rsidR="1CCF6B90">
        <w:rPr>
          <w:spacing w:val="-21"/>
        </w:rPr>
        <w:t xml:space="preserve"> </w:t>
      </w:r>
      <w:r w:rsidR="1CCF6B90">
        <w:rPr/>
        <w:t>this</w:t>
      </w:r>
      <w:r w:rsidR="1CCF6B90">
        <w:rPr>
          <w:spacing w:val="-19"/>
        </w:rPr>
        <w:t xml:space="preserve"> </w:t>
      </w:r>
      <w:r w:rsidR="1CCF6B90">
        <w:rPr/>
        <w:t>information</w:t>
      </w:r>
      <w:r w:rsidR="1CCF6B90">
        <w:rPr>
          <w:spacing w:val="-19"/>
        </w:rPr>
        <w:t xml:space="preserve"> </w:t>
      </w:r>
      <w:r w:rsidR="1CCF6B90">
        <w:rPr/>
        <w:t>sheet</w:t>
      </w:r>
      <w:r w:rsidR="1CCF6B90">
        <w:rPr>
          <w:spacing w:val="-18"/>
        </w:rPr>
        <w:t xml:space="preserve"> </w:t>
      </w:r>
      <w:r w:rsidR="1CCF6B90">
        <w:rPr/>
        <w:t>for</w:t>
      </w:r>
      <w:r w:rsidR="1CCF6B90">
        <w:rPr>
          <w:spacing w:val="-19"/>
        </w:rPr>
        <w:t xml:space="preserve"> </w:t>
      </w:r>
      <w:r w:rsidR="1CCF6B90">
        <w:rPr/>
        <w:t>your</w:t>
      </w:r>
      <w:r w:rsidR="1CCF6B90">
        <w:rPr>
          <w:spacing w:val="-19"/>
        </w:rPr>
        <w:t xml:space="preserve"> </w:t>
      </w:r>
      <w:r w:rsidR="1CCF6B90">
        <w:rPr/>
        <w:t>reference,</w:t>
      </w:r>
      <w:r w:rsidR="1CCF6B90">
        <w:rPr>
          <w:spacing w:val="-19"/>
        </w:rPr>
        <w:t xml:space="preserve"> </w:t>
      </w:r>
      <w:r w:rsidR="1CCF6B90">
        <w:rPr/>
        <w:t>simply</w:t>
      </w:r>
      <w:r w:rsidR="1CCF6B90">
        <w:rPr>
          <w:spacing w:val="-18"/>
        </w:rPr>
        <w:t xml:space="preserve"> </w:t>
      </w:r>
      <w:r w:rsidR="1CCF6B90">
        <w:rPr/>
        <w:t>decline</w:t>
      </w:r>
      <w:r w:rsidR="1CCF6B90">
        <w:rPr>
          <w:spacing w:val="-19"/>
        </w:rPr>
        <w:t xml:space="preserve"> </w:t>
      </w:r>
      <w:r w:rsidR="1CCF6B90">
        <w:rPr/>
        <w:t>to</w:t>
      </w:r>
      <w:r w:rsidR="1CCF6B90">
        <w:rPr>
          <w:spacing w:val="-19"/>
        </w:rPr>
        <w:t xml:space="preserve"> </w:t>
      </w:r>
      <w:r w:rsidR="1CCF6B90">
        <w:rPr/>
        <w:t>sign</w:t>
      </w:r>
      <w:r w:rsidR="1CCF6B90">
        <w:rPr>
          <w:spacing w:val="-19"/>
        </w:rPr>
        <w:t xml:space="preserve"> </w:t>
      </w:r>
      <w:r w:rsidR="1CCF6B90">
        <w:rPr/>
        <w:t>the</w:t>
      </w:r>
      <w:r w:rsidR="1CCF6B90">
        <w:rPr>
          <w:spacing w:val="-18"/>
        </w:rPr>
        <w:t xml:space="preserve"> </w:t>
      </w:r>
      <w:r w:rsidR="1CCF6B90">
        <w:rPr/>
        <w:t>participant agreement form.</w:t>
      </w:r>
    </w:p>
    <w:p xmlns:wp14="http://schemas.microsoft.com/office/word/2010/wordml" w:rsidP="1CCF6B90" w14:paraId="2123D75E" wp14:textId="7961DC07">
      <w:pPr>
        <w:pStyle w:val="BodyText"/>
        <w:spacing w:before="1" w:line="297" w:lineRule="auto"/>
        <w:ind/>
      </w:pPr>
    </w:p>
    <w:p xmlns:wp14="http://schemas.microsoft.com/office/word/2010/wordml" w:rsidP="1CCF6B90" w14:paraId="45B76B94" wp14:textId="01CE2D81">
      <w:pPr>
        <w:pStyle w:val="Heading1"/>
        <w:spacing w:before="182" w:line="297" w:lineRule="auto"/>
        <w:ind/>
      </w:pPr>
      <w:r w:rsidR="1AE8B4FC">
        <w:rPr/>
        <w:t xml:space="preserve">If I change my mind, what </w:t>
      </w:r>
      <w:r w:rsidR="1AE8B4FC">
        <w:rPr/>
        <w:t>happens</w:t>
      </w:r>
      <w:r w:rsidR="1AE8B4FC">
        <w:rPr/>
        <w:t xml:space="preserve"> to my information?</w:t>
      </w:r>
    </w:p>
    <w:p xmlns:wp14="http://schemas.microsoft.com/office/word/2010/wordml" w:rsidP="1CCF6B90" wp14:textId="77777777" w14:paraId="16A9B1D4">
      <w:pPr>
        <w:pStyle w:val="BodyText"/>
        <w:spacing w:before="1" w:after="0" w:line="297" w:lineRule="auto"/>
        <w:ind w:left="150" w:right="211"/>
      </w:pPr>
      <w:r w:rsidR="1AE8B4FC">
        <w:rPr/>
        <w:t>After you decide to withdraw from the study, we will not collect any further information from or about you.</w:t>
      </w:r>
    </w:p>
    <w:p xmlns:wp14="http://schemas.microsoft.com/office/word/2010/wordml" w:rsidP="1CCF6B90" wp14:textId="77777777" w14:paraId="22EE0131">
      <w:pPr>
        <w:pStyle w:val="BodyText"/>
        <w:spacing w:before="71" w:after="0" w:line="297" w:lineRule="auto"/>
      </w:pPr>
    </w:p>
    <w:p xmlns:wp14="http://schemas.microsoft.com/office/word/2010/wordml" w:rsidP="1CCF6B90" wp14:textId="77777777" w14:paraId="4F61F107">
      <w:pPr>
        <w:pStyle w:val="BodyText"/>
        <w:spacing w:after="0" w:line="295" w:lineRule="auto"/>
        <w:ind w:left="150"/>
      </w:pPr>
      <w:r w:rsidR="1AE8B4FC">
        <w:rPr/>
        <w:t>As regards to the information we have already collected before this point, your rights to access, change or move that information are limited. This is because we need to manage your information in specific ways in order for the research to be reliable and accurate. Further explanation about this is in the Personal Information section below.</w:t>
      </w:r>
    </w:p>
    <w:p xmlns:wp14="http://schemas.microsoft.com/office/word/2010/wordml" w:rsidP="1CCF6B90" wp14:textId="77777777" w14:paraId="2118BC04">
      <w:pPr>
        <w:pStyle w:val="BodyText"/>
        <w:spacing w:before="71" w:after="0" w:line="297" w:lineRule="auto"/>
      </w:pPr>
    </w:p>
    <w:p xmlns:wp14="http://schemas.microsoft.com/office/word/2010/wordml" w:rsidP="1CCF6B90" wp14:textId="77777777" w14:paraId="74A9F915">
      <w:pPr>
        <w:pStyle w:val="Heading1"/>
        <w:spacing w:after="0" w:line="297" w:lineRule="auto"/>
      </w:pPr>
      <w:r w:rsidR="1AE8B4FC">
        <w:rPr/>
        <w:t>What would taking part involve?</w:t>
      </w:r>
    </w:p>
    <w:p xmlns:wp14="http://schemas.microsoft.com/office/word/2010/wordml" w:rsidP="1CCF6B90" wp14:textId="77777777" w14:paraId="084AE19E">
      <w:pPr>
        <w:pStyle w:val="ListParagraph"/>
        <w:numPr>
          <w:ilvl w:val="0"/>
          <w:numId w:val="2"/>
        </w:numPr>
        <w:tabs>
          <w:tab w:val="left" w:leader="none" w:pos="868"/>
        </w:tabs>
        <w:spacing w:before="71" w:after="0" w:line="240" w:lineRule="auto"/>
        <w:ind w:left="868" w:right="0" w:hanging="358"/>
        <w:jc w:val="left"/>
        <w:rPr>
          <w:sz w:val="24"/>
          <w:szCs w:val="24"/>
        </w:rPr>
      </w:pPr>
      <w:r w:rsidRPr="1CCF6B90" w:rsidR="1AE8B4FC">
        <w:rPr>
          <w:b w:val="1"/>
          <w:bCs w:val="1"/>
          <w:sz w:val="24"/>
          <w:szCs w:val="24"/>
        </w:rPr>
        <w:t xml:space="preserve">Orientation (10–15 minutes) </w:t>
      </w:r>
      <w:r w:rsidRPr="1CCF6B90" w:rsidR="1AE8B4FC">
        <w:rPr>
          <w:sz w:val="24"/>
          <w:szCs w:val="24"/>
        </w:rPr>
        <w:t>– Introduction to VR equipment and study aims.</w:t>
      </w:r>
    </w:p>
    <w:p xmlns:wp14="http://schemas.microsoft.com/office/word/2010/wordml" w:rsidP="1CCF6B90" wp14:textId="77777777" w14:paraId="638A6CD5">
      <w:pPr>
        <w:pStyle w:val="ListParagraph"/>
        <w:numPr>
          <w:ilvl w:val="0"/>
          <w:numId w:val="2"/>
        </w:numPr>
        <w:tabs>
          <w:tab w:val="left" w:leader="none" w:pos="869"/>
          <w:tab w:val="left" w:leader="none" w:pos="871"/>
        </w:tabs>
        <w:spacing w:before="55" w:after="0" w:line="297" w:lineRule="auto"/>
        <w:ind w:left="871" w:right="854" w:hanging="360"/>
        <w:jc w:val="left"/>
        <w:rPr>
          <w:sz w:val="24"/>
          <w:szCs w:val="24"/>
        </w:rPr>
      </w:pPr>
      <w:r w:rsidRPr="1CCF6B90" w:rsidR="1AE8B4FC">
        <w:rPr>
          <w:b w:val="1"/>
          <w:bCs w:val="1"/>
          <w:sz w:val="24"/>
          <w:szCs w:val="24"/>
        </w:rPr>
        <w:t xml:space="preserve">Simulation (15–20 minutes) </w:t>
      </w:r>
      <w:r w:rsidRPr="1CCF6B90" w:rsidR="1AE8B4FC">
        <w:rPr>
          <w:sz w:val="24"/>
          <w:szCs w:val="24"/>
        </w:rPr>
        <w:t>– You will use the AI-driven XR simulation to complete a clinical scenario.</w:t>
      </w:r>
    </w:p>
    <w:p xmlns:wp14="http://schemas.microsoft.com/office/word/2010/wordml" w:rsidP="1CCF6B90" wp14:textId="77777777" w14:paraId="66FEB45E">
      <w:pPr>
        <w:pStyle w:val="ListParagraph"/>
        <w:numPr>
          <w:ilvl w:val="0"/>
          <w:numId w:val="2"/>
        </w:numPr>
        <w:tabs>
          <w:tab w:val="left" w:leader="none" w:pos="868"/>
        </w:tabs>
        <w:spacing w:before="0" w:after="0" w:line="271" w:lineRule="exact"/>
        <w:ind w:left="868" w:right="0" w:hanging="358"/>
        <w:jc w:val="left"/>
        <w:rPr>
          <w:sz w:val="24"/>
          <w:szCs w:val="24"/>
        </w:rPr>
      </w:pPr>
      <w:r w:rsidRPr="1CCF6B90" w:rsidR="1AE8B4FC">
        <w:rPr>
          <w:b w:val="1"/>
          <w:bCs w:val="1"/>
          <w:sz w:val="24"/>
          <w:szCs w:val="24"/>
        </w:rPr>
        <w:t xml:space="preserve">Immediate Feedback (15 minutes) </w:t>
      </w:r>
      <w:r w:rsidRPr="1CCF6B90" w:rsidR="1AE8B4FC">
        <w:rPr>
          <w:sz w:val="24"/>
          <w:szCs w:val="24"/>
        </w:rPr>
        <w:t>– You will complete:</w:t>
      </w:r>
    </w:p>
    <w:p xmlns:wp14="http://schemas.microsoft.com/office/word/2010/wordml" w:rsidP="1CCF6B90" wp14:textId="77777777" w14:paraId="3780F81C">
      <w:pPr>
        <w:pStyle w:val="ListParagraph"/>
        <w:numPr>
          <w:ilvl w:val="1"/>
          <w:numId w:val="2"/>
        </w:numPr>
        <w:tabs>
          <w:tab w:val="left" w:leader="none" w:pos="1590"/>
        </w:tabs>
        <w:spacing w:before="76" w:after="0" w:line="240" w:lineRule="auto"/>
        <w:ind w:left="1590" w:right="0" w:hanging="359"/>
        <w:jc w:val="left"/>
        <w:rPr>
          <w:sz w:val="24"/>
          <w:szCs w:val="24"/>
        </w:rPr>
      </w:pPr>
      <w:r w:rsidRPr="1CCF6B90" w:rsidR="1AE8B4FC">
        <w:rPr>
          <w:sz w:val="24"/>
          <w:szCs w:val="24"/>
        </w:rPr>
        <w:t>The DASEX checklist</w:t>
      </w:r>
    </w:p>
    <w:p xmlns:wp14="http://schemas.microsoft.com/office/word/2010/wordml" w:rsidP="1CCF6B90" wp14:textId="77777777" w14:paraId="34F570E1">
      <w:pPr>
        <w:pStyle w:val="ListParagraph"/>
        <w:numPr>
          <w:ilvl w:val="1"/>
          <w:numId w:val="2"/>
        </w:numPr>
        <w:tabs>
          <w:tab w:val="left" w:leader="none" w:pos="1450"/>
        </w:tabs>
        <w:spacing w:before="56" w:after="0" w:line="240" w:lineRule="auto"/>
        <w:ind w:left="1450" w:right="0" w:hanging="359"/>
        <w:jc w:val="left"/>
        <w:rPr>
          <w:sz w:val="24"/>
          <w:szCs w:val="24"/>
        </w:rPr>
      </w:pPr>
      <w:r w:rsidRPr="1CCF6B90" w:rsidR="1AE8B4FC">
        <w:rPr>
          <w:sz w:val="24"/>
          <w:szCs w:val="24"/>
        </w:rPr>
        <w:t>NASA-TLX cognitive load survey</w:t>
      </w:r>
    </w:p>
    <w:p xmlns:wp14="http://schemas.microsoft.com/office/word/2010/wordml" w:rsidP="1CCF6B90" wp14:textId="77777777" w14:paraId="7FAC6ECA">
      <w:pPr>
        <w:pStyle w:val="ListParagraph"/>
        <w:numPr>
          <w:ilvl w:val="1"/>
          <w:numId w:val="2"/>
        </w:numPr>
        <w:tabs>
          <w:tab w:val="left" w:leader="none" w:pos="1590"/>
        </w:tabs>
        <w:spacing w:before="70" w:after="0" w:line="240" w:lineRule="auto"/>
        <w:ind w:left="1590" w:right="0" w:hanging="359"/>
        <w:jc w:val="left"/>
        <w:rPr>
          <w:sz w:val="24"/>
          <w:szCs w:val="24"/>
        </w:rPr>
      </w:pPr>
      <w:r w:rsidRPr="1CCF6B90" w:rsidR="1AE8B4FC">
        <w:rPr>
          <w:sz w:val="24"/>
          <w:szCs w:val="24"/>
        </w:rPr>
        <w:t>System Usability Scale (SUS)</w:t>
      </w:r>
    </w:p>
    <w:p xmlns:wp14="http://schemas.microsoft.com/office/word/2010/wordml" w:rsidP="1CCF6B90" wp14:textId="77777777" w14:paraId="25F17978">
      <w:pPr>
        <w:pStyle w:val="ListParagraph"/>
        <w:numPr>
          <w:ilvl w:val="1"/>
          <w:numId w:val="2"/>
        </w:numPr>
        <w:tabs>
          <w:tab w:val="left" w:leader="none" w:pos="1590"/>
        </w:tabs>
        <w:spacing w:before="55" w:after="0" w:line="240" w:lineRule="auto"/>
        <w:ind w:left="1590" w:right="0" w:hanging="359"/>
        <w:jc w:val="left"/>
        <w:rPr>
          <w:sz w:val="24"/>
          <w:szCs w:val="24"/>
        </w:rPr>
      </w:pPr>
      <w:r w:rsidRPr="1CCF6B90" w:rsidR="1AE8B4FC">
        <w:rPr>
          <w:sz w:val="24"/>
          <w:szCs w:val="24"/>
        </w:rPr>
        <w:t>A short open-ended questionnaire</w:t>
      </w:r>
    </w:p>
    <w:p xmlns:wp14="http://schemas.microsoft.com/office/word/2010/wordml" w:rsidP="1CCF6B90" wp14:textId="77777777" w14:paraId="1741654C">
      <w:pPr>
        <w:pStyle w:val="ListParagraph"/>
        <w:numPr>
          <w:ilvl w:val="0"/>
          <w:numId w:val="2"/>
        </w:numPr>
        <w:tabs>
          <w:tab w:val="left" w:leader="none" w:pos="869"/>
          <w:tab w:val="left" w:leader="none" w:pos="871"/>
        </w:tabs>
        <w:spacing w:before="71" w:after="0" w:line="297" w:lineRule="auto"/>
        <w:ind w:left="871" w:right="329" w:hanging="360"/>
        <w:jc w:val="left"/>
        <w:rPr>
          <w:sz w:val="22"/>
          <w:szCs w:val="22"/>
        </w:rPr>
      </w:pPr>
      <w:r w:rsidR="1AE8B4FC">
        <w:rPr/>
        <w:t xml:space="preserve">Follow-Up (Optional, 3 weeks later) – </w:t>
      </w:r>
      <w:r w:rsidRPr="1CCF6B90" w:rsidR="1AE8B4FC">
        <w:rPr>
          <w:color w:val="FF0000"/>
        </w:rPr>
        <w:t>An</w:t>
      </w:r>
      <w:r w:rsidRPr="1CCF6B90" w:rsidR="1AE8B4FC">
        <w:rPr>
          <w:color w:val="0000FF"/>
        </w:rPr>
        <w:t>Participants who consent to follow-up will receive a short</w:t>
      </w:r>
      <w:r w:rsidR="1AE8B4FC">
        <w:rPr/>
        <w:t xml:space="preserve"> email </w:t>
      </w:r>
      <w:r w:rsidRPr="1CCF6B90" w:rsidR="1AE8B4FC">
        <w:rPr>
          <w:color w:val="0000FF"/>
        </w:rPr>
        <w:t xml:space="preserve">reminder and link to the 3-week survey. The </w:t>
      </w:r>
      <w:r w:rsidR="1AE8B4FC">
        <w:rPr/>
        <w:t xml:space="preserve">survey </w:t>
      </w:r>
      <w:r w:rsidRPr="1CCF6B90" w:rsidR="1AE8B4FC">
        <w:rPr>
          <w:color w:val="FF0000"/>
        </w:rPr>
        <w:t>(5–10</w:t>
      </w:r>
      <w:r w:rsidRPr="1CCF6B90" w:rsidR="1AE8B4FC">
        <w:rPr>
          <w:color w:val="0000FF"/>
        </w:rPr>
        <w:t>will</w:t>
      </w:r>
      <w:r w:rsidR="1AE8B4FC">
        <w:rPr/>
        <w:t xml:space="preserve"> </w:t>
      </w:r>
      <w:r w:rsidRPr="1CCF6B90" w:rsidR="1AE8B4FC">
        <w:rPr>
          <w:color w:val="FF0000"/>
        </w:rPr>
        <w:t>minutes)</w:t>
      </w:r>
      <w:r w:rsidRPr="1CCF6B90" w:rsidR="1AE8B4FC">
        <w:rPr>
          <w:color w:val="0000FF"/>
        </w:rPr>
        <w:t>ask</w:t>
      </w:r>
      <w:r w:rsidR="1AE8B4FC">
        <w:rPr/>
        <w:t xml:space="preserve"> about </w:t>
      </w:r>
      <w:r w:rsidRPr="1CCF6B90" w:rsidR="1AE8B4FC">
        <w:rPr>
          <w:color w:val="FF0000"/>
        </w:rPr>
        <w:t>any</w:t>
      </w:r>
      <w:r w:rsidRPr="1CCF6B90" w:rsidR="1AE8B4FC">
        <w:rPr>
          <w:color w:val="0000FF"/>
        </w:rPr>
        <w:t>confidence,</w:t>
      </w:r>
      <w:r w:rsidR="1AE8B4FC">
        <w:rPr/>
        <w:t xml:space="preserve"> </w:t>
      </w:r>
      <w:r w:rsidRPr="1CCF6B90" w:rsidR="1AE8B4FC">
        <w:rPr>
          <w:color w:val="FF0000"/>
        </w:rPr>
        <w:t>lasting</w:t>
      </w:r>
      <w:r w:rsidRPr="1CCF6B90" w:rsidR="1AE8B4FC">
        <w:rPr>
          <w:color w:val="0000FF"/>
        </w:rPr>
        <w:t>skill</w:t>
      </w:r>
      <w:r w:rsidR="1AE8B4FC">
        <w:rPr/>
        <w:t xml:space="preserve"> </w:t>
      </w:r>
      <w:r w:rsidRPr="1CCF6B90" w:rsidR="1AE8B4FC">
        <w:rPr>
          <w:color w:val="FF0000"/>
        </w:rPr>
        <w:t>impressions</w:t>
      </w:r>
      <w:r w:rsidRPr="1CCF6B90" w:rsidR="1AE8B4FC">
        <w:rPr>
          <w:color w:val="0000FF"/>
        </w:rPr>
        <w:t>retention,</w:t>
      </w:r>
      <w:r w:rsidR="1AE8B4FC">
        <w:rPr/>
        <w:t xml:space="preserve"> </w:t>
      </w:r>
      <w:r w:rsidRPr="1CCF6B90" w:rsidR="1AE8B4FC">
        <w:rPr>
          <w:color w:val="FF0000"/>
        </w:rPr>
        <w:t>or</w:t>
      </w:r>
      <w:r w:rsidRPr="1CCF6B90" w:rsidR="1AE8B4FC">
        <w:rPr>
          <w:color w:val="0000FF"/>
        </w:rPr>
        <w:t>and</w:t>
      </w:r>
      <w:r w:rsidR="1AE8B4FC">
        <w:rPr/>
        <w:t xml:space="preserve"> </w:t>
      </w:r>
      <w:r w:rsidRPr="1CCF6B90" w:rsidR="1AE8B4FC">
        <w:rPr>
          <w:color w:val="FF0000"/>
        </w:rPr>
        <w:t>applications</w:t>
      </w:r>
      <w:r w:rsidRPr="1CCF6B90" w:rsidR="1AE8B4FC">
        <w:rPr>
          <w:color w:val="0000FF"/>
        </w:rPr>
        <w:t>application</w:t>
      </w:r>
      <w:r w:rsidR="1AE8B4FC">
        <w:rPr/>
        <w:t xml:space="preserve"> </w:t>
      </w:r>
      <w:r w:rsidRPr="1CCF6B90" w:rsidR="1AE8B4FC">
        <w:rPr>
          <w:color w:val="FF0000"/>
        </w:rPr>
        <w:t>to</w:t>
      </w:r>
      <w:r w:rsidRPr="1CCF6B90" w:rsidR="1AE8B4FC">
        <w:rPr>
          <w:color w:val="0000FF"/>
        </w:rPr>
        <w:t>of</w:t>
      </w:r>
      <w:r w:rsidR="1AE8B4FC">
        <w:rPr/>
        <w:t xml:space="preserve"> </w:t>
      </w:r>
      <w:r w:rsidRPr="1CCF6B90" w:rsidR="1AE8B4FC">
        <w:rPr>
          <w:color w:val="FF0000"/>
        </w:rPr>
        <w:t>your</w:t>
      </w:r>
      <w:r w:rsidRPr="1CCF6B90" w:rsidR="1AE8B4FC">
        <w:rPr>
          <w:color w:val="0000FF"/>
        </w:rPr>
        <w:t>learning</w:t>
      </w:r>
      <w:r w:rsidR="1AE8B4FC">
        <w:rPr/>
        <w:t xml:space="preserve"> </w:t>
      </w:r>
      <w:r w:rsidRPr="1CCF6B90" w:rsidR="1AE8B4FC">
        <w:rPr>
          <w:color w:val="FF0000"/>
        </w:rPr>
        <w:t>learning.</w:t>
      </w:r>
      <w:r w:rsidRPr="1CCF6B90" w:rsidR="1AE8B4FC">
        <w:rPr>
          <w:color w:val="0000FF"/>
        </w:rPr>
        <w:t>in practice. Responses will remain anonymous.</w:t>
      </w:r>
    </w:p>
    <w:p xmlns:wp14="http://schemas.microsoft.com/office/word/2010/wordml" w:rsidP="1CCF6B90" w14:paraId="4B99056E" wp14:textId="0F9C7CAA">
      <w:pPr>
        <w:pStyle w:val="BodyText"/>
        <w:spacing w:after="0" w:line="268" w:lineRule="exact"/>
        <w:ind w:left="285"/>
        <w:sectPr>
          <w:pgSz w:w="11910" w:h="16850" w:orient="portrait"/>
          <w:pgMar w:top="2700" w:right="1275" w:bottom="280" w:left="1275" w:header="728" w:footer="0"/>
          <w:cols w:num="1"/>
          <w:footerReference w:type="default" r:id="Rbd6c384733444b23"/>
        </w:sectPr>
      </w:pPr>
      <w:r w:rsidR="1AE8B4FC">
        <w:rPr/>
        <w:t>The total time commitment for the initial session is approximately 45–60 minutes.</w:t>
      </w:r>
    </w:p>
    <w:p xmlns:wp14="http://schemas.microsoft.com/office/word/2010/wordml" w:rsidP="1CCF6B90" wp14:textId="77777777" w14:paraId="2BA40820">
      <w:pPr>
        <w:pStyle w:val="Heading1"/>
        <w:spacing w:after="0"/>
        <w:ind w:left="285"/>
      </w:pPr>
      <w:r w:rsidRPr="1CCF6B90" w:rsidR="5C557568">
        <w:rPr>
          <w:color w:val="0000FF"/>
        </w:rPr>
        <w:t>Clinical scenario used</w:t>
      </w:r>
      <w:r w:rsidR="5C557568">
        <w:rPr/>
        <w:t xml:space="preserve"> </w:t>
      </w:r>
      <w:r w:rsidRPr="1CCF6B90" w:rsidR="5C557568">
        <w:rPr>
          <w:color w:val="0000FF"/>
        </w:rPr>
        <w:t>in the</w:t>
      </w:r>
      <w:r w:rsidR="5C557568">
        <w:rPr/>
        <w:t xml:space="preserve"> simulation:</w:t>
      </w:r>
    </w:p>
    <w:p xmlns:wp14="http://schemas.microsoft.com/office/word/2010/wordml" w:rsidP="1CCF6B90" wp14:textId="77777777" w14:paraId="2130DF62">
      <w:pPr>
        <w:pStyle w:val="BodyText"/>
        <w:spacing w:after="0"/>
        <w:ind w:left="285" w:firstLine="75"/>
      </w:pPr>
      <w:r w:rsidRPr="1CCF6B90" w:rsidR="5C557568">
        <w:rPr>
          <w:color w:val="0000FF"/>
        </w:rPr>
        <w:t>The simulation scenario focuses on the emergency management of severe anaphylaxis,</w:t>
      </w:r>
      <w:r w:rsidR="5C557568">
        <w:rPr/>
        <w:t xml:space="preserve"> </w:t>
      </w:r>
      <w:r w:rsidRPr="1CCF6B90" w:rsidR="5C557568">
        <w:rPr>
          <w:color w:val="0000FF"/>
        </w:rPr>
        <w:t>following</w:t>
      </w:r>
      <w:r w:rsidR="5C557568">
        <w:rPr/>
        <w:t xml:space="preserve"> </w:t>
      </w:r>
      <w:r w:rsidRPr="1CCF6B90" w:rsidR="5C557568">
        <w:rPr>
          <w:color w:val="0000FF"/>
        </w:rPr>
        <w:t>the</w:t>
      </w:r>
      <w:r w:rsidR="5C557568">
        <w:rPr/>
        <w:t xml:space="preserve"> </w:t>
      </w:r>
      <w:r w:rsidRPr="1CCF6B90" w:rsidR="5C557568">
        <w:rPr>
          <w:color w:val="0000FF"/>
        </w:rPr>
        <w:t>UK</w:t>
      </w:r>
      <w:r w:rsidR="5C557568">
        <w:rPr/>
        <w:t xml:space="preserve"> </w:t>
      </w:r>
      <w:r w:rsidRPr="1CCF6B90" w:rsidR="5C557568">
        <w:rPr>
          <w:color w:val="0000FF"/>
        </w:rPr>
        <w:t>Resuscitation</w:t>
      </w:r>
      <w:r w:rsidR="5C557568">
        <w:rPr/>
        <w:t xml:space="preserve"> </w:t>
      </w:r>
      <w:r w:rsidRPr="1CCF6B90" w:rsidR="5C557568">
        <w:rPr>
          <w:color w:val="0000FF"/>
        </w:rPr>
        <w:t>Council</w:t>
      </w:r>
      <w:r w:rsidR="5C557568">
        <w:rPr/>
        <w:t xml:space="preserve"> </w:t>
      </w:r>
      <w:r w:rsidRPr="1CCF6B90" w:rsidR="5C557568">
        <w:rPr>
          <w:color w:val="0000FF"/>
        </w:rPr>
        <w:t>Advanced</w:t>
      </w:r>
      <w:r w:rsidR="5C557568">
        <w:rPr/>
        <w:t xml:space="preserve"> </w:t>
      </w:r>
      <w:r w:rsidRPr="1CCF6B90" w:rsidR="5C557568">
        <w:rPr>
          <w:color w:val="0000FF"/>
        </w:rPr>
        <w:t>Life</w:t>
      </w:r>
      <w:r w:rsidR="5C557568">
        <w:rPr/>
        <w:t xml:space="preserve"> </w:t>
      </w:r>
      <w:r w:rsidRPr="1CCF6B90" w:rsidR="5C557568">
        <w:rPr>
          <w:color w:val="0000FF"/>
        </w:rPr>
        <w:t>Support</w:t>
      </w:r>
      <w:r w:rsidR="5C557568">
        <w:rPr/>
        <w:t xml:space="preserve"> </w:t>
      </w:r>
      <w:r w:rsidRPr="1CCF6B90" w:rsidR="5C557568">
        <w:rPr>
          <w:color w:val="0000FF"/>
        </w:rPr>
        <w:t>(ALS)</w:t>
      </w:r>
      <w:r w:rsidR="5C557568">
        <w:rPr/>
        <w:t xml:space="preserve"> </w:t>
      </w:r>
      <w:r w:rsidRPr="1CCF6B90" w:rsidR="5C557568">
        <w:rPr>
          <w:color w:val="0000FF"/>
        </w:rPr>
        <w:t>and ABCDE</w:t>
      </w:r>
      <w:r w:rsidR="5C557568">
        <w:rPr/>
        <w:t xml:space="preserve"> </w:t>
      </w:r>
      <w:r w:rsidRPr="1CCF6B90" w:rsidR="5C557568">
        <w:rPr>
          <w:color w:val="0000FF"/>
        </w:rPr>
        <w:t>guidelines.</w:t>
      </w:r>
      <w:r w:rsidR="5C557568">
        <w:rPr/>
        <w:t xml:space="preserve"> </w:t>
      </w:r>
      <w:r w:rsidRPr="1CCF6B90" w:rsidR="5C557568">
        <w:rPr>
          <w:color w:val="0000FF"/>
        </w:rPr>
        <w:t>Participants</w:t>
      </w:r>
      <w:r w:rsidR="5C557568">
        <w:rPr/>
        <w:t xml:space="preserve"> </w:t>
      </w:r>
      <w:r w:rsidRPr="1CCF6B90" w:rsidR="5C557568">
        <w:rPr>
          <w:color w:val="0000FF"/>
        </w:rPr>
        <w:t>will</w:t>
      </w:r>
      <w:r w:rsidR="5C557568">
        <w:rPr/>
        <w:t xml:space="preserve"> </w:t>
      </w:r>
      <w:r w:rsidRPr="1CCF6B90" w:rsidR="5C557568">
        <w:rPr>
          <w:color w:val="0000FF"/>
        </w:rPr>
        <w:t>assess</w:t>
      </w:r>
      <w:r w:rsidR="5C557568">
        <w:rPr/>
        <w:t xml:space="preserve"> </w:t>
      </w:r>
      <w:r w:rsidRPr="1CCF6B90" w:rsidR="5C557568">
        <w:rPr>
          <w:color w:val="0000FF"/>
        </w:rPr>
        <w:t>and manage</w:t>
      </w:r>
      <w:r w:rsidR="5C557568">
        <w:rPr/>
        <w:t xml:space="preserve"> </w:t>
      </w:r>
      <w:r w:rsidRPr="1CCF6B90" w:rsidR="5C557568">
        <w:rPr>
          <w:color w:val="0000FF"/>
        </w:rPr>
        <w:t>a</w:t>
      </w:r>
      <w:r w:rsidR="5C557568">
        <w:rPr/>
        <w:t xml:space="preserve"> </w:t>
      </w:r>
      <w:r w:rsidRPr="1CCF6B90" w:rsidR="5C557568">
        <w:rPr>
          <w:color w:val="0000FF"/>
        </w:rPr>
        <w:t>rapidly</w:t>
      </w:r>
      <w:r w:rsidR="5C557568">
        <w:rPr/>
        <w:t xml:space="preserve"> </w:t>
      </w:r>
      <w:r w:rsidRPr="1CCF6B90" w:rsidR="5C557568">
        <w:rPr>
          <w:color w:val="0000FF"/>
        </w:rPr>
        <w:t>deteriorating</w:t>
      </w:r>
      <w:r w:rsidR="5C557568">
        <w:rPr/>
        <w:t xml:space="preserve"> </w:t>
      </w:r>
      <w:r w:rsidRPr="1CCF6B90" w:rsidR="5C557568">
        <w:rPr>
          <w:color w:val="0000FF"/>
        </w:rPr>
        <w:t>patient presenting</w:t>
      </w:r>
      <w:r w:rsidR="5C557568">
        <w:rPr/>
        <w:t xml:space="preserve"> </w:t>
      </w:r>
      <w:r w:rsidRPr="1CCF6B90" w:rsidR="5C557568">
        <w:rPr>
          <w:color w:val="0000FF"/>
        </w:rPr>
        <w:t>with</w:t>
      </w:r>
      <w:r w:rsidR="5C557568">
        <w:rPr/>
        <w:t xml:space="preserve"> </w:t>
      </w:r>
      <w:r w:rsidRPr="1CCF6B90" w:rsidR="5C557568">
        <w:rPr>
          <w:color w:val="0000FF"/>
        </w:rPr>
        <w:t>airway</w:t>
      </w:r>
      <w:r w:rsidR="5C557568">
        <w:rPr/>
        <w:t xml:space="preserve"> </w:t>
      </w:r>
      <w:r w:rsidRPr="1CCF6B90" w:rsidR="5C557568">
        <w:rPr>
          <w:color w:val="0000FF"/>
        </w:rPr>
        <w:t>compromise</w:t>
      </w:r>
      <w:r w:rsidR="5C557568">
        <w:rPr/>
        <w:t xml:space="preserve"> </w:t>
      </w:r>
      <w:r w:rsidRPr="1CCF6B90" w:rsidR="5C557568">
        <w:rPr>
          <w:color w:val="0000FF"/>
        </w:rPr>
        <w:t>and</w:t>
      </w:r>
      <w:r w:rsidR="5C557568">
        <w:rPr/>
        <w:t xml:space="preserve"> </w:t>
      </w:r>
      <w:r w:rsidRPr="1CCF6B90" w:rsidR="5C557568">
        <w:rPr>
          <w:color w:val="0000FF"/>
        </w:rPr>
        <w:t>hypotension.</w:t>
      </w:r>
      <w:r w:rsidR="5C557568">
        <w:rPr/>
        <w:t xml:space="preserve"> </w:t>
      </w:r>
      <w:r w:rsidRPr="1CCF6B90" w:rsidR="5C557568">
        <w:rPr>
          <w:color w:val="0000FF"/>
        </w:rPr>
        <w:t>Key</w:t>
      </w:r>
      <w:r w:rsidR="5C557568">
        <w:rPr/>
        <w:t xml:space="preserve"> </w:t>
      </w:r>
      <w:r w:rsidRPr="1CCF6B90" w:rsidR="5C557568">
        <w:rPr>
          <w:color w:val="0000FF"/>
        </w:rPr>
        <w:t>learning</w:t>
      </w:r>
      <w:r w:rsidR="5C557568">
        <w:rPr/>
        <w:t xml:space="preserve"> </w:t>
      </w:r>
      <w:r w:rsidRPr="1CCF6B90" w:rsidR="5C557568">
        <w:rPr>
          <w:color w:val="0000FF"/>
        </w:rPr>
        <w:t>objectives</w:t>
      </w:r>
      <w:r w:rsidR="5C557568">
        <w:rPr/>
        <w:t xml:space="preserve"> </w:t>
      </w:r>
      <w:r w:rsidRPr="1CCF6B90" w:rsidR="5C557568">
        <w:rPr>
          <w:color w:val="0000FF"/>
        </w:rPr>
        <w:t>include rapid recognition of anaphylaxis, administration of intramuscular adrenaline, oxygen therapy, intravenous fluid resuscitation, and effective communication using SBAR.</w:t>
      </w:r>
    </w:p>
    <w:p xmlns:wp14="http://schemas.microsoft.com/office/word/2010/wordml" w:rsidP="1CCF6B90" wp14:textId="77777777" w14:paraId="0344BFA4">
      <w:pPr>
        <w:spacing w:before="243" w:after="0"/>
        <w:ind w:left="285" w:right="204" w:firstLine="0"/>
        <w:jc w:val="left"/>
        <w:rPr>
          <w:sz w:val="22"/>
          <w:szCs w:val="22"/>
        </w:rPr>
      </w:pPr>
      <w:r w:rsidRPr="1CCF6B90" w:rsidR="5C557568">
        <w:rPr>
          <w:sz w:val="22"/>
          <w:szCs w:val="22"/>
        </w:rPr>
        <w:t>The scenario includes adaptive AI-driven patient responses and team communication prompts designed to evaluate realism, decision-making, and teamwork. The AI algorithms adjust scenario difficulty and feedback in real time based on participant actions.</w:t>
      </w:r>
    </w:p>
    <w:p xmlns:wp14="http://schemas.microsoft.com/office/word/2010/wordml" w:rsidP="1CCF6B90" wp14:textId="77777777" w14:paraId="48013C8C">
      <w:pPr>
        <w:spacing w:before="238" w:after="0" w:line="265" w:lineRule="exact"/>
        <w:ind w:left="285" w:right="0" w:firstLine="0"/>
        <w:jc w:val="left"/>
        <w:rPr>
          <w:b w:val="1"/>
          <w:bCs w:val="1"/>
          <w:sz w:val="22"/>
          <w:szCs w:val="22"/>
        </w:rPr>
      </w:pPr>
      <w:r w:rsidRPr="1CCF6B90" w:rsidR="5C557568">
        <w:rPr>
          <w:b w:val="1"/>
          <w:bCs w:val="1"/>
          <w:sz w:val="22"/>
          <w:szCs w:val="22"/>
        </w:rPr>
        <w:t>Ethical considerations:</w:t>
      </w:r>
    </w:p>
    <w:p xmlns:wp14="http://schemas.microsoft.com/office/word/2010/wordml" w:rsidP="1CCF6B90" wp14:textId="77777777" w14:paraId="039EBC03">
      <w:pPr>
        <w:spacing w:before="0" w:after="0" w:line="240" w:lineRule="auto"/>
        <w:ind w:left="285" w:right="204" w:firstLine="70"/>
        <w:jc w:val="left"/>
        <w:rPr>
          <w:sz w:val="22"/>
          <w:szCs w:val="22"/>
        </w:rPr>
      </w:pPr>
      <w:r w:rsidRPr="1CCF6B90" w:rsidR="5C557568">
        <w:rPr>
          <w:sz w:val="22"/>
          <w:szCs w:val="22"/>
        </w:rPr>
        <w:t>Some participants may experience mild stress when managing emergency scenarios. Support will be available throughout, and participants may pause or withdraw at any time without consequence. No audio or video recordings will be made. The scenario content is aligned with existing resuscitation training frameworks.</w:t>
      </w:r>
    </w:p>
    <w:p w:rsidR="5C557568" w:rsidP="19CD930D" w:rsidRDefault="5C557568" w14:paraId="2800C24D" w14:textId="543CB91C">
      <w:pPr>
        <w:pStyle w:val="Heading1"/>
        <w:spacing w:before="243" w:after="0"/>
      </w:pPr>
      <w:r w:rsidR="5C557568">
        <w:rPr/>
        <w:t>Will I be reimbursed for taking part?</w:t>
      </w:r>
    </w:p>
    <w:p xmlns:wp14="http://schemas.microsoft.com/office/word/2010/wordml" w:rsidP="1CCF6B90" wp14:textId="77777777" w14:paraId="27C32DBA">
      <w:pPr>
        <w:pStyle w:val="BodyText"/>
        <w:spacing w:before="71" w:after="0" w:line="297" w:lineRule="auto"/>
        <w:ind w:left="10"/>
      </w:pPr>
      <w:r w:rsidRPr="1CCF6B90" w:rsidR="5C557568">
        <w:rPr>
          <w:color w:val="FF0000"/>
        </w:rPr>
        <w:t>There</w:t>
      </w:r>
      <w:r w:rsidR="5C557568">
        <w:rPr/>
        <w:t xml:space="preserve"> </w:t>
      </w:r>
      <w:r w:rsidRPr="1CCF6B90" w:rsidR="5C557568">
        <w:rPr>
          <w:color w:val="FF0000"/>
        </w:rPr>
        <w:t>is</w:t>
      </w:r>
      <w:r w:rsidR="5C557568">
        <w:rPr/>
        <w:t xml:space="preserve"> </w:t>
      </w:r>
      <w:r w:rsidRPr="1CCF6B90" w:rsidR="5C557568">
        <w:rPr>
          <w:color w:val="FF0000"/>
        </w:rPr>
        <w:t>no</w:t>
      </w:r>
      <w:r w:rsidR="5C557568">
        <w:rPr/>
        <w:t xml:space="preserve"> </w:t>
      </w:r>
      <w:r w:rsidRPr="1CCF6B90" w:rsidR="5C557568">
        <w:rPr>
          <w:color w:val="FF0000"/>
        </w:rPr>
        <w:t>payment</w:t>
      </w:r>
      <w:r w:rsidR="5C557568">
        <w:rPr/>
        <w:t xml:space="preserve"> </w:t>
      </w:r>
      <w:r w:rsidRPr="1CCF6B90" w:rsidR="5C557568">
        <w:rPr>
          <w:color w:val="FF0000"/>
        </w:rPr>
        <w:t>for</w:t>
      </w:r>
      <w:r w:rsidR="5C557568">
        <w:rPr/>
        <w:t xml:space="preserve"> </w:t>
      </w:r>
      <w:r w:rsidRPr="1CCF6B90" w:rsidR="5C557568">
        <w:rPr>
          <w:color w:val="FF0000"/>
        </w:rPr>
        <w:t>participation,</w:t>
      </w:r>
      <w:r w:rsidR="5C557568">
        <w:rPr/>
        <w:t xml:space="preserve"> </w:t>
      </w:r>
      <w:r w:rsidRPr="1CCF6B90" w:rsidR="5C557568">
        <w:rPr>
          <w:color w:val="FF0000"/>
        </w:rPr>
        <w:t>but</w:t>
      </w:r>
      <w:r w:rsidR="5C557568">
        <w:rPr/>
        <w:t xml:space="preserve"> </w:t>
      </w:r>
      <w:r w:rsidRPr="1CCF6B90" w:rsidR="5C557568">
        <w:rPr>
          <w:color w:val="FF0000"/>
        </w:rPr>
        <w:t>your</w:t>
      </w:r>
      <w:r w:rsidR="5C557568">
        <w:rPr/>
        <w:t xml:space="preserve"> </w:t>
      </w:r>
      <w:r w:rsidRPr="1CCF6B90" w:rsidR="5C557568">
        <w:rPr>
          <w:color w:val="FF0000"/>
        </w:rPr>
        <w:t>input</w:t>
      </w:r>
      <w:r w:rsidR="5C557568">
        <w:rPr/>
        <w:t xml:space="preserve"> </w:t>
      </w:r>
      <w:r w:rsidRPr="1CCF6B90" w:rsidR="5C557568">
        <w:rPr>
          <w:color w:val="FF0000"/>
        </w:rPr>
        <w:t>will</w:t>
      </w:r>
      <w:r w:rsidR="5C557568">
        <w:rPr/>
        <w:t xml:space="preserve"> </w:t>
      </w:r>
      <w:r w:rsidRPr="1CCF6B90" w:rsidR="5C557568">
        <w:rPr>
          <w:color w:val="FF0000"/>
        </w:rPr>
        <w:t>contribute</w:t>
      </w:r>
      <w:r w:rsidR="5C557568">
        <w:rPr/>
        <w:t xml:space="preserve"> </w:t>
      </w:r>
      <w:r w:rsidRPr="1CCF6B90" w:rsidR="5C557568">
        <w:rPr>
          <w:color w:val="FF0000"/>
        </w:rPr>
        <w:t>to</w:t>
      </w:r>
      <w:r w:rsidR="5C557568">
        <w:rPr/>
        <w:t xml:space="preserve"> </w:t>
      </w:r>
      <w:r w:rsidRPr="1CCF6B90" w:rsidR="5C557568">
        <w:rPr>
          <w:color w:val="FF0000"/>
        </w:rPr>
        <w:t>developing</w:t>
      </w:r>
      <w:r w:rsidR="5C557568">
        <w:rPr/>
        <w:t xml:space="preserve"> </w:t>
      </w:r>
      <w:r w:rsidRPr="1CCF6B90" w:rsidR="5C557568">
        <w:rPr>
          <w:color w:val="FF0000"/>
        </w:rPr>
        <w:t>more effective simulation training tools.</w:t>
      </w:r>
    </w:p>
    <w:p xmlns:wp14="http://schemas.microsoft.com/office/word/2010/wordml" w:rsidP="1CCF6B90" wp14:textId="77777777" w14:paraId="3D95B3A0">
      <w:pPr>
        <w:pStyle w:val="BodyText"/>
        <w:spacing w:before="71" w:after="0" w:line="297" w:lineRule="auto"/>
        <w:ind w:left="150"/>
      </w:pPr>
      <w:r w:rsidRPr="1CCF6B90" w:rsidR="5C557568">
        <w:rPr>
          <w:color w:val="0000FF"/>
        </w:rPr>
        <w:t>Participants will receive a £5 Amazon e-gift card after the initial session and an additional</w:t>
      </w:r>
      <w:r w:rsidR="5C557568">
        <w:rPr/>
        <w:t xml:space="preserve"> </w:t>
      </w:r>
      <w:r w:rsidRPr="1CCF6B90" w:rsidR="5C557568">
        <w:rPr>
          <w:color w:val="0000FF"/>
        </w:rPr>
        <w:t>£5</w:t>
      </w:r>
      <w:r w:rsidR="5C557568">
        <w:rPr/>
        <w:t xml:space="preserve"> </w:t>
      </w:r>
      <w:r w:rsidRPr="1CCF6B90" w:rsidR="5C557568">
        <w:rPr>
          <w:color w:val="0000FF"/>
        </w:rPr>
        <w:t>voucher</w:t>
      </w:r>
      <w:r w:rsidR="5C557568">
        <w:rPr/>
        <w:t xml:space="preserve"> </w:t>
      </w:r>
      <w:r w:rsidRPr="1CCF6B90" w:rsidR="5C557568">
        <w:rPr>
          <w:color w:val="0000FF"/>
        </w:rPr>
        <w:t>upon</w:t>
      </w:r>
      <w:r w:rsidR="5C557568">
        <w:rPr/>
        <w:t xml:space="preserve"> </w:t>
      </w:r>
      <w:r w:rsidRPr="1CCF6B90" w:rsidR="5C557568">
        <w:rPr>
          <w:color w:val="0000FF"/>
        </w:rPr>
        <w:t>completion</w:t>
      </w:r>
      <w:r w:rsidR="5C557568">
        <w:rPr/>
        <w:t xml:space="preserve"> </w:t>
      </w:r>
      <w:r w:rsidRPr="1CCF6B90" w:rsidR="5C557568">
        <w:rPr>
          <w:color w:val="0000FF"/>
        </w:rPr>
        <w:t>of</w:t>
      </w:r>
      <w:r w:rsidR="5C557568">
        <w:rPr/>
        <w:t xml:space="preserve"> </w:t>
      </w:r>
      <w:r w:rsidRPr="1CCF6B90" w:rsidR="5C557568">
        <w:rPr>
          <w:color w:val="0000FF"/>
        </w:rPr>
        <w:t>the</w:t>
      </w:r>
      <w:r w:rsidR="5C557568">
        <w:rPr/>
        <w:t xml:space="preserve"> </w:t>
      </w:r>
      <w:r w:rsidRPr="1CCF6B90" w:rsidR="5C557568">
        <w:rPr>
          <w:color w:val="0000FF"/>
        </w:rPr>
        <w:t>follow-up</w:t>
      </w:r>
      <w:r w:rsidR="5C557568">
        <w:rPr/>
        <w:t xml:space="preserve"> </w:t>
      </w:r>
      <w:r w:rsidRPr="1CCF6B90" w:rsidR="5C557568">
        <w:rPr>
          <w:color w:val="0000FF"/>
        </w:rPr>
        <w:t>survey,</w:t>
      </w:r>
      <w:r w:rsidR="5C557568">
        <w:rPr/>
        <w:t xml:space="preserve"> </w:t>
      </w:r>
      <w:r w:rsidRPr="1CCF6B90" w:rsidR="5C557568">
        <w:rPr>
          <w:color w:val="0000FF"/>
        </w:rPr>
        <w:t>in</w:t>
      </w:r>
      <w:r w:rsidR="5C557568">
        <w:rPr/>
        <w:t xml:space="preserve"> </w:t>
      </w:r>
      <w:r w:rsidRPr="1CCF6B90" w:rsidR="5C557568">
        <w:rPr>
          <w:color w:val="0000FF"/>
        </w:rPr>
        <w:t>appreciation</w:t>
      </w:r>
      <w:r w:rsidR="5C557568">
        <w:rPr/>
        <w:t xml:space="preserve"> </w:t>
      </w:r>
      <w:r w:rsidRPr="1CCF6B90" w:rsidR="5C557568">
        <w:rPr>
          <w:color w:val="0000FF"/>
        </w:rPr>
        <w:t>for</w:t>
      </w:r>
    </w:p>
    <w:p xmlns:wp14="http://schemas.microsoft.com/office/word/2010/wordml" w:rsidP="1CCF6B90" wp14:textId="77777777" w14:paraId="3EC558F2">
      <w:pPr>
        <w:pStyle w:val="BodyText"/>
        <w:spacing w:before="1" w:after="0"/>
        <w:ind w:left="150"/>
      </w:pPr>
      <w:r w:rsidRPr="1CCF6B90" w:rsidR="5C557568">
        <w:rPr>
          <w:color w:val="0000FF"/>
        </w:rPr>
        <w:t>their</w:t>
      </w:r>
      <w:r w:rsidR="5C557568">
        <w:rPr/>
        <w:t xml:space="preserve"> </w:t>
      </w:r>
      <w:r w:rsidRPr="1CCF6B90" w:rsidR="5C557568">
        <w:rPr>
          <w:color w:val="0000FF"/>
        </w:rPr>
        <w:t>time</w:t>
      </w:r>
      <w:r w:rsidR="5C557568">
        <w:rPr/>
        <w:t xml:space="preserve"> commitments.</w:t>
      </w:r>
    </w:p>
    <w:p xmlns:wp14="http://schemas.microsoft.com/office/word/2010/wordml" w:rsidP="1CCF6B90" wp14:textId="77777777" w14:paraId="569C849B">
      <w:pPr>
        <w:pStyle w:val="BodyText"/>
        <w:spacing w:before="140" w:after="0"/>
      </w:pPr>
    </w:p>
    <w:p xmlns:wp14="http://schemas.microsoft.com/office/word/2010/wordml" wp14:textId="77777777" w14:paraId="50A35261">
      <w:pPr>
        <w:pStyle w:val="Heading1"/>
        <w:spacing w:after="0"/>
      </w:pPr>
      <w:r w:rsidR="5C557568">
        <w:rPr/>
        <w:t>What are the advantages and possible disadvantages or risks of taking part?</w:t>
      </w:r>
    </w:p>
    <w:p xmlns:wp14="http://schemas.microsoft.com/office/word/2010/wordml" w:rsidP="1CCF6B90" wp14:textId="77777777" w14:paraId="3038F3CE">
      <w:pPr>
        <w:pStyle w:val="BodyText"/>
        <w:spacing w:before="55" w:after="0" w:line="297" w:lineRule="auto"/>
        <w:ind w:left="150" w:right="519"/>
        <w:rPr>
          <w:ins w:author="David Dasa" w:date="2025-11-25T12:32:53.552Z" w16du:dateUtc="2025-11-25T12:32:53.552Z" w:id="1383179071"/>
        </w:rPr>
      </w:pPr>
      <w:r w:rsidR="5C557568">
        <w:rPr/>
        <w:t>Some people may experience mild motion sickness from VR. Breaks will be available at any point. A facilitator will be present to provide technical and practical support.</w:t>
      </w:r>
    </w:p>
    <w:p w:rsidR="19CD930D" w:rsidP="19CD930D" w:rsidRDefault="19CD930D" w14:paraId="4631765A" w14:textId="3A61CEAD">
      <w:pPr>
        <w:pStyle w:val="BodyText"/>
        <w:spacing w:before="55" w:after="0" w:line="297" w:lineRule="auto"/>
        <w:ind w:left="150" w:right="519"/>
        <w:rPr>
          <w:ins w:author="David Dasa" w:date="2025-11-25T12:32:54.983Z" w16du:dateUtc="2025-11-25T12:32:54.983Z" w:id="1592193448"/>
        </w:rPr>
      </w:pPr>
    </w:p>
    <w:p w:rsidR="43C97144" w:rsidP="19CD930D" w:rsidRDefault="43C97144" w14:paraId="2E274018" w14:textId="2D647312">
      <w:pPr>
        <w:pStyle w:val="BodyText"/>
        <w:spacing w:before="55" w:after="0" w:line="297" w:lineRule="auto"/>
        <w:ind w:left="150" w:right="519"/>
        <w:rPr>
          <w:ins w:author="David Dasa" w:date="2025-11-25T12:33:32.663Z" w16du:dateUtc="2025-11-25T12:33:32.663Z" w:id="2142695282"/>
          <w:b w:val="1"/>
          <w:bCs w:val="1"/>
          <w:sz w:val="28"/>
          <w:szCs w:val="28"/>
        </w:rPr>
      </w:pPr>
      <w:ins w:author="David Dasa" w:date="2025-11-25T12:33:07.219Z" w:id="1123876156">
        <w:r w:rsidRPr="19CD930D" w:rsidR="43C97144">
          <w:rPr>
            <w:b w:val="1"/>
            <w:bCs w:val="1"/>
            <w:sz w:val="24"/>
            <w:szCs w:val="24"/>
            <w:rPrChange w:author="David Dasa" w:date="2025-11-25T12:33:26.823Z" w:id="760771352"/>
          </w:rPr>
          <w:t>Wellbeing Support</w:t>
        </w:r>
      </w:ins>
    </w:p>
    <w:p w:rsidR="43C97144" w:rsidP="19CD930D" w:rsidRDefault="43C97144" w14:paraId="4233A359" w14:textId="41CD1E3F">
      <w:pPr>
        <w:pStyle w:val="BodyText"/>
        <w:spacing w:before="55" w:after="0" w:line="297" w:lineRule="auto"/>
        <w:ind w:left="150" w:right="519"/>
        <w:rPr>
          <w:rPrChange w:author="David Dasa" w:date="2025-11-25T12:33:37.89Z" w:id="622478129">
            <w:rPr>
              <w:b w:val="1"/>
              <w:bCs w:val="1"/>
              <w:sz w:val="24"/>
              <w:szCs w:val="24"/>
            </w:rPr>
          </w:rPrChange>
        </w:rPr>
        <w:pPrChange w:author="David Dasa" w:date="2025-11-25T12:33:45.615Z">
          <w:pPr/>
        </w:pPrChange>
      </w:pPr>
      <w:ins w:author="David Dasa" w:date="2025-11-25T12:33:45.612Z" w:id="185799335">
        <w:r w:rsidRPr="19CD930D" w:rsidR="43C97144">
          <w:rPr>
            <w:noProof w:val="0"/>
            <w:lang w:val="en-US"/>
          </w:rPr>
          <w:t>If you feel upset or anxious after taking part, you can contact the BU Counselling &amp; Wellbeing team for support (via the online enquiry form), the Student Assistance Programme (0800 028 3766), or visit The University Retreat on Talbot Campus for in-person help.</w:t>
        </w:r>
      </w:ins>
    </w:p>
    <w:p xmlns:wp14="http://schemas.microsoft.com/office/word/2010/wordml" w:rsidP="1CCF6B90" wp14:textId="77777777" w14:paraId="4CA325A4">
      <w:pPr>
        <w:pStyle w:val="BodyText"/>
        <w:spacing w:before="73" w:after="0"/>
      </w:pPr>
    </w:p>
    <w:p xmlns:wp14="http://schemas.microsoft.com/office/word/2010/wordml" w:rsidP="1CCF6B90" wp14:textId="77777777" w14:paraId="602DA127">
      <w:pPr>
        <w:spacing w:before="1" w:after="0"/>
        <w:ind w:left="10" w:right="0" w:firstLine="0"/>
        <w:jc w:val="left"/>
        <w:rPr>
          <w:b w:val="1"/>
          <w:bCs w:val="1"/>
          <w:sz w:val="24"/>
          <w:szCs w:val="24"/>
        </w:rPr>
      </w:pPr>
      <w:r w:rsidRPr="1CCF6B90" w:rsidR="5C557568">
        <w:rPr>
          <w:b w:val="1"/>
          <w:bCs w:val="1"/>
          <w:sz w:val="24"/>
          <w:szCs w:val="24"/>
        </w:rPr>
        <w:t>What type of information will be sought from me and why is the collection of this</w:t>
      </w:r>
    </w:p>
    <w:p xmlns:wp14="http://schemas.microsoft.com/office/word/2010/wordml" w:rsidP="1CCF6B90" wp14:textId="77777777" w14:paraId="7CA9DE13">
      <w:pPr>
        <w:spacing w:before="70" w:after="0"/>
        <w:ind w:left="10" w:right="0" w:firstLine="0"/>
        <w:jc w:val="left"/>
        <w:rPr>
          <w:b w:val="1"/>
          <w:bCs w:val="1"/>
          <w:sz w:val="24"/>
          <w:szCs w:val="24"/>
        </w:rPr>
      </w:pPr>
      <w:r w:rsidRPr="1CCF6B90" w:rsidR="5C557568">
        <w:rPr>
          <w:b w:val="1"/>
          <w:bCs w:val="1"/>
          <w:sz w:val="24"/>
          <w:szCs w:val="24"/>
        </w:rPr>
        <w:t>information relevant for achieving the research project’s objectives?</w:t>
      </w:r>
    </w:p>
    <w:p xmlns:wp14="http://schemas.microsoft.com/office/word/2010/wordml" w:rsidP="1CCF6B90" wp14:textId="77777777" w14:paraId="4AF5303B">
      <w:pPr>
        <w:pStyle w:val="Heading1"/>
        <w:spacing w:after="0" w:line="297" w:lineRule="auto"/>
        <w:rPr>
          <w:del w:author="David Dasa" w:date="2025-11-25T12:31:26.523Z" w16du:dateUtc="2025-11-25T12:31:26.523Z" w:id="1484916066"/>
        </w:rPr>
      </w:pPr>
      <w:del w:author="David Dasa" w:date="2025-11-25T12:31:26.525Z" w:id="1414221775">
        <w:r w:rsidDel="5C557568">
          <w:delText xml:space="preserve">What type of information will be </w:delText>
        </w:r>
        <w:r w:rsidDel="5C557568">
          <w:delText>sought</w:delText>
        </w:r>
        <w:r w:rsidDel="5C557568">
          <w:delText xml:space="preserve"> from me and why is the collection of this information relevant for achieving the research project’s </w:delText>
        </w:r>
        <w:r w:rsidDel="5C557568">
          <w:delText>objectives</w:delText>
        </w:r>
        <w:r w:rsidDel="5C557568">
          <w:delText>?</w:delText>
        </w:r>
      </w:del>
    </w:p>
    <w:p xmlns:wp14="http://schemas.microsoft.com/office/word/2010/wordml" w:rsidP="1CCF6B90" wp14:textId="77777777" w14:paraId="6A817671">
      <w:pPr>
        <w:pStyle w:val="BodyText"/>
        <w:spacing w:before="57" w:after="0"/>
        <w:rPr>
          <w:b w:val="1"/>
          <w:bCs w:val="1"/>
        </w:rPr>
      </w:pPr>
    </w:p>
    <w:p xmlns:wp14="http://schemas.microsoft.com/office/word/2010/wordml" w:rsidP="1CCF6B90" wp14:textId="77777777" w14:paraId="30D0399B">
      <w:pPr>
        <w:spacing w:before="0" w:after="0"/>
        <w:ind w:left="150" w:right="0" w:firstLine="0"/>
        <w:jc w:val="left"/>
        <w:rPr>
          <w:b w:val="1"/>
          <w:bCs w:val="1"/>
          <w:sz w:val="24"/>
          <w:szCs w:val="24"/>
        </w:rPr>
      </w:pPr>
      <w:r w:rsidRPr="1CCF6B90" w:rsidR="5C557568">
        <w:rPr>
          <w:b w:val="1"/>
          <w:bCs w:val="1"/>
          <w:sz w:val="24"/>
          <w:szCs w:val="24"/>
        </w:rPr>
        <w:t>We will collect:</w:t>
      </w:r>
    </w:p>
    <w:p xmlns:wp14="http://schemas.microsoft.com/office/word/2010/wordml" w:rsidP="1CCF6B90" wp14:textId="77777777" w14:paraId="1C8B01D6">
      <w:pPr>
        <w:pStyle w:val="BodyText"/>
        <w:spacing w:before="71" w:after="0"/>
        <w:ind w:left="510"/>
      </w:pPr>
      <w:r w:rsidR="5C557568">
        <w:rPr/>
        <w:t xml:space="preserve">▫ Demographics </w:t>
      </w:r>
      <w:r w:rsidRPr="1CCF6B90" w:rsidR="5C557568">
        <w:rPr>
          <w:color w:val="FF0000"/>
        </w:rPr>
        <w:t>(age,</w:t>
      </w:r>
      <w:r w:rsidRPr="1CCF6B90" w:rsidR="5C557568">
        <w:rPr>
          <w:color w:val="0000FF"/>
        </w:rPr>
        <w:t>(age range,</w:t>
      </w:r>
      <w:r w:rsidR="5C557568">
        <w:rPr/>
        <w:t xml:space="preserve"> gender, programme of study, level of </w:t>
      </w:r>
      <w:r w:rsidRPr="1CCF6B90" w:rsidR="5C557568">
        <w:rPr>
          <w:color w:val="FF0000"/>
        </w:rPr>
        <w:t>study).</w:t>
      </w:r>
      <w:r w:rsidRPr="1CCF6B90" w:rsidR="5C557568">
        <w:rPr>
          <w:color w:val="0000FF"/>
        </w:rPr>
        <w:t>study, approximate length of clinical experience).</w:t>
      </w:r>
    </w:p>
    <w:p xmlns:wp14="http://schemas.microsoft.com/office/word/2010/wordml" w14:paraId="4DDBEF00" wp14:textId="0623710D">
      <w:pPr>
        <w:pStyle w:val="Heading1"/>
        <w:spacing w:after="0"/>
        <w:sectPr>
          <w:pgSz w:w="11910" w:h="16850" w:orient="portrait"/>
          <w:pgMar w:top="2700" w:right="1275" w:bottom="280" w:left="1275" w:header="728" w:footer="0"/>
          <w:cols w:num="1"/>
          <w:footerReference w:type="default" r:id="R5ae03067e3ef4d33"/>
        </w:sectPr>
      </w:pPr>
    </w:p>
    <w:p xmlns:wp14="http://schemas.microsoft.com/office/word/2010/wordml" w:rsidP="1CCF6B90" wp14:textId="77777777" w14:paraId="24F1C11A">
      <w:pPr>
        <w:pStyle w:val="BodyText"/>
        <w:spacing w:before="16"/>
        <w:ind w:left="510"/>
      </w:pPr>
      <w:r w:rsidRPr="1CCF6B90" w:rsidR="645D377C">
        <w:rPr>
          <w:rFonts w:ascii="Courier New" w:hAnsi="Courier New"/>
          <w:sz w:val="22"/>
          <w:szCs w:val="22"/>
        </w:rPr>
        <w:t xml:space="preserve">▫ </w:t>
      </w:r>
      <w:r w:rsidR="645D377C">
        <w:rPr/>
        <w:t>DASEX checklist responses.</w:t>
      </w:r>
    </w:p>
    <w:p xmlns:wp14="http://schemas.microsoft.com/office/word/2010/wordml" w:rsidP="1CCF6B90" wp14:textId="77777777" w14:paraId="2BFCF052">
      <w:pPr>
        <w:pStyle w:val="BodyText"/>
        <w:spacing w:before="55"/>
        <w:ind w:left="370"/>
      </w:pPr>
      <w:r w:rsidRPr="1CCF6B90" w:rsidR="645D377C">
        <w:rPr>
          <w:rFonts w:ascii="Courier New" w:hAnsi="Courier New"/>
          <w:sz w:val="22"/>
          <w:szCs w:val="22"/>
        </w:rPr>
        <w:t xml:space="preserve">▫ </w:t>
      </w:r>
      <w:r w:rsidRPr="1CCF6B90" w:rsidR="645D377C">
        <w:rPr>
          <w:color w:val="FF0000"/>
        </w:rPr>
        <w:t>NASA-TLX</w:t>
      </w:r>
      <w:r w:rsidR="645D377C">
        <w:rPr/>
        <w:t xml:space="preserve"> </w:t>
      </w:r>
      <w:r w:rsidRPr="1CCF6B90" w:rsidR="645D377C">
        <w:rPr>
          <w:color w:val="FF0000"/>
        </w:rPr>
        <w:t>cognitive</w:t>
      </w:r>
      <w:r w:rsidR="645D377C">
        <w:rPr/>
        <w:t xml:space="preserve"> </w:t>
      </w:r>
      <w:r w:rsidRPr="1CCF6B90" w:rsidR="645D377C">
        <w:rPr>
          <w:color w:val="FF0000"/>
        </w:rPr>
        <w:t>load</w:t>
      </w:r>
      <w:r w:rsidR="645D377C">
        <w:rPr/>
        <w:t xml:space="preserve"> ratings.</w:t>
      </w:r>
    </w:p>
    <w:p xmlns:wp14="http://schemas.microsoft.com/office/word/2010/wordml" w:rsidP="1CCF6B90" wp14:textId="77777777" w14:paraId="62E4766D">
      <w:pPr>
        <w:pStyle w:val="BodyText"/>
        <w:spacing w:before="53"/>
        <w:ind w:left="510"/>
      </w:pPr>
      <w:r w:rsidRPr="1CCF6B90" w:rsidR="645D377C">
        <w:rPr>
          <w:rFonts w:ascii="Courier New" w:hAnsi="Courier New"/>
          <w:sz w:val="22"/>
          <w:szCs w:val="22"/>
        </w:rPr>
        <w:t xml:space="preserve">▫ </w:t>
      </w:r>
      <w:r w:rsidR="645D377C">
        <w:rPr/>
        <w:t>SUS usability scores.</w:t>
      </w:r>
    </w:p>
    <w:p xmlns:wp14="http://schemas.microsoft.com/office/word/2010/wordml" w:rsidP="1CCF6B90" wp14:textId="77777777" w14:paraId="761C15A9">
      <w:pPr>
        <w:pStyle w:val="BodyText"/>
        <w:spacing w:before="54"/>
        <w:ind w:left="510"/>
      </w:pPr>
      <w:r w:rsidRPr="1CCF6B90" w:rsidR="645D377C">
        <w:rPr>
          <w:rFonts w:ascii="Courier New" w:hAnsi="Courier New"/>
          <w:sz w:val="22"/>
          <w:szCs w:val="22"/>
        </w:rPr>
        <w:t xml:space="preserve">▫ </w:t>
      </w:r>
      <w:r w:rsidR="645D377C">
        <w:rPr/>
        <w:t>Written feedback on the simulation.</w:t>
      </w:r>
    </w:p>
    <w:p xmlns:wp14="http://schemas.microsoft.com/office/word/2010/wordml" w:rsidP="1CCF6B90" wp14:textId="77777777" w14:paraId="3C33C8AF">
      <w:pPr>
        <w:pStyle w:val="BodyText"/>
        <w:spacing w:before="54"/>
        <w:ind w:left="510"/>
      </w:pPr>
      <w:r w:rsidRPr="1CCF6B90" w:rsidR="645D377C">
        <w:rPr>
          <w:rFonts w:ascii="Courier New" w:hAnsi="Courier New"/>
          <w:sz w:val="22"/>
          <w:szCs w:val="22"/>
        </w:rPr>
        <w:t xml:space="preserve">▫ </w:t>
      </w:r>
      <w:r w:rsidR="645D377C">
        <w:rPr/>
        <w:t>Follow-up survey responses.</w:t>
      </w:r>
    </w:p>
    <w:p xmlns:wp14="http://schemas.microsoft.com/office/word/2010/wordml" w:rsidP="1CCF6B90" wp14:textId="77777777" w14:paraId="76950A00">
      <w:pPr>
        <w:pStyle w:val="BodyText"/>
        <w:spacing w:before="54"/>
        <w:ind w:left="150"/>
      </w:pPr>
      <w:r w:rsidR="645D377C">
        <w:rPr/>
        <w:t>No identifiable personal data will be linked to your feedback.</w:t>
      </w:r>
    </w:p>
    <w:p xmlns:wp14="http://schemas.microsoft.com/office/word/2010/wordml" w:rsidP="1CCF6B90" wp14:textId="77777777" w14:paraId="0BF3CE42">
      <w:pPr>
        <w:pStyle w:val="BodyText"/>
        <w:spacing w:before="126"/>
      </w:pPr>
    </w:p>
    <w:p xmlns:wp14="http://schemas.microsoft.com/office/word/2010/wordml" w:rsidP="1CCF6B90" wp14:textId="77777777" w14:paraId="311E180E">
      <w:pPr>
        <w:pStyle w:val="Heading1"/>
        <w:spacing w:before="85"/>
      </w:pPr>
      <w:r w:rsidR="645D377C">
        <w:rPr/>
        <w:t>Will I be recorded, and how will the recorded media be used?</w:t>
      </w:r>
    </w:p>
    <w:p xmlns:wp14="http://schemas.microsoft.com/office/word/2010/wordml" w:rsidP="1CCF6B90" wp14:textId="77777777" w14:paraId="09857649">
      <w:pPr>
        <w:pStyle w:val="BodyText"/>
        <w:spacing w:before="70"/>
        <w:ind w:left="150"/>
      </w:pPr>
      <w:r w:rsidR="645D377C">
        <w:rPr/>
        <w:t>There are no identifiable photographs or images produced as part of this study.</w:t>
      </w:r>
    </w:p>
    <w:p xmlns:wp14="http://schemas.microsoft.com/office/word/2010/wordml" w:rsidP="1CCF6B90" wp14:textId="77777777" w14:paraId="36DF9235">
      <w:pPr>
        <w:pStyle w:val="BodyText"/>
        <w:spacing w:before="141"/>
      </w:pPr>
    </w:p>
    <w:p xmlns:wp14="http://schemas.microsoft.com/office/word/2010/wordml" w:rsidP="1CCF6B90" wp14:textId="77777777" w14:paraId="4D7F2927">
      <w:pPr>
        <w:pStyle w:val="Heading1"/>
        <w:spacing w:before="85"/>
      </w:pPr>
      <w:r w:rsidR="645D377C">
        <w:rPr/>
        <w:t>How will my information be managed?</w:t>
      </w:r>
    </w:p>
    <w:p xmlns:wp14="http://schemas.microsoft.com/office/word/2010/wordml" w:rsidP="1CCF6B90" wp14:textId="77777777" w14:paraId="061FC9CA">
      <w:pPr>
        <w:pStyle w:val="BodyText"/>
        <w:spacing w:before="56" w:line="297" w:lineRule="auto"/>
        <w:ind w:left="150"/>
      </w:pPr>
      <w:r w:rsidR="645D377C">
        <w:rPr/>
        <w:t>Bournemouth University (BU) is the organisation with overall responsibility for this study and the Data Controller of your personal information, which means that we are responsible for looking after your information and using it appropriately. Research is a task that we perform in the public interest, as part of our core function as a university.</w:t>
      </w:r>
    </w:p>
    <w:p xmlns:wp14="http://schemas.microsoft.com/office/word/2010/wordml" w:rsidP="1CCF6B90" wp14:textId="77777777" w14:paraId="2411CBDF">
      <w:pPr>
        <w:pStyle w:val="BodyText"/>
        <w:spacing w:before="58"/>
      </w:pPr>
    </w:p>
    <w:p xmlns:wp14="http://schemas.microsoft.com/office/word/2010/wordml" w:rsidP="1CCF6B90" wp14:textId="77777777" w14:paraId="25412F4A">
      <w:pPr>
        <w:pStyle w:val="BodyText"/>
        <w:spacing w:before="1" w:line="297" w:lineRule="auto"/>
        <w:ind w:left="150" w:right="792"/>
      </w:pPr>
      <w:r w:rsidR="645D377C">
        <w:rPr/>
        <w:t>Undertaking this research study involves collecting and/or generating information about you. We manage research data strictly in accordance with:</w:t>
      </w:r>
    </w:p>
    <w:p xmlns:wp14="http://schemas.microsoft.com/office/word/2010/wordml" w:rsidP="1CCF6B90" wp14:textId="77777777" w14:paraId="76B12028">
      <w:pPr>
        <w:pStyle w:val="BodyText"/>
        <w:spacing w:before="71"/>
      </w:pPr>
    </w:p>
    <w:p xmlns:wp14="http://schemas.microsoft.com/office/word/2010/wordml" w:rsidP="1CCF6B90" wp14:textId="77777777" w14:paraId="311BAE55">
      <w:pPr>
        <w:pStyle w:val="ListParagraph"/>
        <w:numPr>
          <w:ilvl w:val="0"/>
          <w:numId w:val="3"/>
        </w:numPr>
        <w:tabs>
          <w:tab w:val="left" w:leader="none" w:pos="870"/>
        </w:tabs>
        <w:spacing w:before="0" w:after="0" w:line="240" w:lineRule="auto"/>
        <w:ind w:left="870" w:right="0" w:hanging="360"/>
        <w:jc w:val="left"/>
        <w:rPr>
          <w:sz w:val="24"/>
          <w:szCs w:val="24"/>
        </w:rPr>
      </w:pPr>
      <w:r w:rsidRPr="1CCF6B90" w:rsidR="645D377C">
        <w:rPr>
          <w:sz w:val="24"/>
          <w:szCs w:val="24"/>
        </w:rPr>
        <w:t>Ethical requirements and</w:t>
      </w:r>
    </w:p>
    <w:p xmlns:wp14="http://schemas.microsoft.com/office/word/2010/wordml" w:rsidP="1CCF6B90" wp14:textId="77777777" w14:paraId="55B7F124">
      <w:pPr>
        <w:pStyle w:val="ListParagraph"/>
        <w:numPr>
          <w:ilvl w:val="0"/>
          <w:numId w:val="3"/>
        </w:numPr>
        <w:tabs>
          <w:tab w:val="left" w:leader="none" w:pos="871"/>
        </w:tabs>
        <w:spacing w:before="66" w:after="0" w:line="292" w:lineRule="auto"/>
        <w:ind w:left="871" w:right="317" w:hanging="360"/>
        <w:jc w:val="left"/>
        <w:rPr>
          <w:sz w:val="24"/>
          <w:szCs w:val="24"/>
        </w:rPr>
      </w:pPr>
      <w:r w:rsidRPr="1CCF6B90" w:rsidR="645D377C">
        <w:rPr>
          <w:sz w:val="24"/>
          <w:szCs w:val="24"/>
        </w:rPr>
        <w:t>Current data protection laws. These control use of information about identifiable individuals, but do not apply to anonymous research data: “anonymous” means that we have either removed or not collected any pieces of data or links to other data which identify a specific person as the subject or source of a research result.</w:t>
      </w:r>
    </w:p>
    <w:p xmlns:wp14="http://schemas.microsoft.com/office/word/2010/wordml" w:rsidP="1CCF6B90" w14:paraId="416B2130" wp14:textId="77777777">
      <w:pPr>
        <w:pStyle w:val="BodyText"/>
        <w:spacing w:before="85"/>
        <w:rPr>
          <w:b w:val="1"/>
          <w:bCs w:val="1"/>
        </w:rPr>
      </w:pPr>
    </w:p>
    <w:p xmlns:wp14="http://schemas.microsoft.com/office/word/2010/wordml" w:rsidP="1CCF6B90" wp14:textId="77777777" w14:paraId="01886EDD">
      <w:pPr>
        <w:pStyle w:val="BodyText"/>
        <w:spacing w:before="246" w:line="295" w:lineRule="auto"/>
        <w:ind w:left="150" w:right="204"/>
      </w:pPr>
      <w:r w:rsidR="645D377C">
        <w:rPr/>
        <w:t>BU’s Research Participant Privacy Notice sets out more information about how we fulfil our responsibilities as a data controller and about your rights as an individual under the data protection legislation. We ask you to read this Notice so that you can fully understand the basis on which we will process your personal information.</w:t>
      </w:r>
    </w:p>
    <w:p xmlns:wp14="http://schemas.microsoft.com/office/word/2010/wordml" w:rsidP="1CCF6B90" wp14:textId="77777777" w14:paraId="4CB2732B">
      <w:pPr>
        <w:pStyle w:val="BodyText"/>
        <w:spacing w:before="71"/>
      </w:pPr>
    </w:p>
    <w:p xmlns:wp14="http://schemas.microsoft.com/office/word/2010/wordml" w:rsidP="1CCF6B90" wp14:textId="77777777" w14:paraId="7FD46716">
      <w:pPr>
        <w:pStyle w:val="BodyText"/>
        <w:spacing w:before="246" w:line="295" w:lineRule="auto"/>
        <w:ind w:left="150" w:right="199"/>
        <w:jc w:val="both"/>
      </w:pPr>
      <w:r w:rsidR="645D377C">
        <w:rPr/>
        <w:t>Research data will be used only for the purposes of the study or related uses identified in the Privacy Notice or this Information Sheet. To safeguard your rights in relation to your personal information, we will use the minimum personally-identifiable information possible and control access to that data as described below.</w:t>
      </w:r>
    </w:p>
    <w:p xmlns:wp14="http://schemas.microsoft.com/office/word/2010/wordml" w:rsidP="1CCF6B90" wp14:textId="77777777" w14:paraId="64C2249E">
      <w:pPr>
        <w:pStyle w:val="BodyText"/>
        <w:spacing w:before="246" w:after="0" w:line="295" w:lineRule="auto"/>
        <w:jc w:val="both"/>
      </w:pPr>
    </w:p>
    <w:p xmlns:wp14="http://schemas.microsoft.com/office/word/2010/wordml" w14:paraId="0FB78278" wp14:textId="180DE0EE">
      <w:pPr>
        <w:pStyle w:val="BodyText"/>
        <w:spacing w:before="246"/>
      </w:pPr>
    </w:p>
    <w:p xmlns:wp14="http://schemas.microsoft.com/office/word/2010/wordml" w14:paraId="1FC39945" wp14:textId="77777777">
      <w:pPr>
        <w:pStyle w:val="BodyText"/>
        <w:spacing w:after="0" w:line="297" w:lineRule="auto"/>
        <w:sectPr>
          <w:pgSz w:w="11910" w:h="16850" w:orient="portrait"/>
          <w:pgMar w:top="2700" w:right="1275" w:bottom="280" w:left="1275" w:header="728" w:footer="0"/>
          <w:cols w:num="1"/>
          <w:footerReference w:type="default" r:id="R5be667d3393a4cc4"/>
        </w:sectPr>
      </w:pPr>
    </w:p>
    <w:p xmlns:wp14="http://schemas.microsoft.com/office/word/2010/wordml" w:rsidP="1CCF6B90" wp14:textId="77777777" w14:paraId="3DA6CF43">
      <w:pPr>
        <w:pStyle w:val="BodyText"/>
        <w:spacing w:before="84" w:after="0"/>
      </w:pPr>
    </w:p>
    <w:p xmlns:wp14="http://schemas.microsoft.com/office/word/2010/wordml" w:rsidP="1CCF6B90" wp14:textId="77777777" w14:paraId="63EE1907">
      <w:pPr>
        <w:spacing w:before="1" w:after="0"/>
        <w:ind w:left="150" w:right="0" w:firstLine="0"/>
        <w:jc w:val="left"/>
        <w:rPr>
          <w:rFonts w:ascii="Verdana"/>
          <w:i w:val="1"/>
          <w:iCs w:val="1"/>
          <w:sz w:val="24"/>
          <w:szCs w:val="24"/>
        </w:rPr>
      </w:pPr>
      <w:r w:rsidRPr="1CCF6B90" w:rsidR="6B6516F1">
        <w:rPr>
          <w:rFonts w:ascii="Verdana"/>
          <w:i w:val="1"/>
          <w:iCs w:val="1"/>
          <w:sz w:val="24"/>
          <w:szCs w:val="24"/>
        </w:rPr>
        <w:t>Publication</w:t>
      </w:r>
    </w:p>
    <w:p xmlns:wp14="http://schemas.microsoft.com/office/word/2010/wordml" w:rsidP="1CCF6B90" wp14:textId="77777777" w14:paraId="50C02C33">
      <w:pPr>
        <w:pStyle w:val="BodyText"/>
        <w:spacing w:before="69" w:after="0" w:line="297" w:lineRule="auto"/>
        <w:ind w:left="150"/>
      </w:pPr>
      <w:r w:rsidR="6B6516F1">
        <w:rPr/>
        <w:t>You will not be able to be identified in any external reports or publications about the research without your specific consent.</w:t>
      </w:r>
    </w:p>
    <w:p xmlns:wp14="http://schemas.microsoft.com/office/word/2010/wordml" w:rsidP="1CCF6B90" wp14:textId="77777777" w14:paraId="0FCF647D">
      <w:pPr>
        <w:pStyle w:val="BodyText"/>
        <w:spacing w:before="72" w:after="0"/>
      </w:pPr>
    </w:p>
    <w:p xmlns:wp14="http://schemas.microsoft.com/office/word/2010/wordml" w:rsidP="1CCF6B90" wp14:textId="77777777" w14:paraId="13C3AF46">
      <w:pPr>
        <w:pStyle w:val="BodyText"/>
        <w:spacing w:before="1" w:after="0" w:line="285" w:lineRule="auto"/>
        <w:ind w:left="150"/>
      </w:pPr>
      <w:r w:rsidR="6B6516F1">
        <w:rPr/>
        <w:t>Research results will be published in an academic journal if the opportunity becomes available.</w:t>
      </w:r>
    </w:p>
    <w:p xmlns:wp14="http://schemas.microsoft.com/office/word/2010/wordml" w:rsidP="1CCF6B90" wp14:textId="77777777" w14:paraId="71591F70">
      <w:pPr>
        <w:pStyle w:val="BodyText"/>
        <w:spacing w:before="85" w:after="0"/>
      </w:pPr>
    </w:p>
    <w:p xmlns:wp14="http://schemas.microsoft.com/office/word/2010/wordml" w:rsidP="1CCF6B90" wp14:textId="77777777" w14:paraId="79ED3EFC">
      <w:pPr>
        <w:spacing w:before="0" w:after="0"/>
        <w:ind w:left="150" w:right="0" w:firstLine="0"/>
        <w:jc w:val="left"/>
        <w:rPr>
          <w:rFonts w:ascii="Verdana"/>
          <w:i w:val="1"/>
          <w:iCs w:val="1"/>
          <w:sz w:val="24"/>
          <w:szCs w:val="24"/>
        </w:rPr>
      </w:pPr>
      <w:r w:rsidRPr="1CCF6B90" w:rsidR="6B6516F1">
        <w:rPr>
          <w:rFonts w:ascii="Verdana"/>
          <w:i w:val="1"/>
          <w:iCs w:val="1"/>
          <w:sz w:val="24"/>
          <w:szCs w:val="24"/>
        </w:rPr>
        <w:t>Security and access controls</w:t>
      </w:r>
    </w:p>
    <w:p xmlns:wp14="http://schemas.microsoft.com/office/word/2010/wordml" w:rsidP="1CCF6B90" wp14:textId="77777777" w14:paraId="2416E0A6">
      <w:pPr>
        <w:pStyle w:val="BodyText"/>
        <w:spacing w:before="69" w:after="0" w:line="297" w:lineRule="auto"/>
        <w:ind w:left="150" w:right="204"/>
      </w:pPr>
      <w:r w:rsidR="6B6516F1">
        <w:rPr/>
        <w:t>BU will hold the information we collect about you in hard copy in a secure location and on a BU password protected secure network where held electronically.</w:t>
      </w:r>
    </w:p>
    <w:p xmlns:wp14="http://schemas.microsoft.com/office/word/2010/wordml" w:rsidP="1CCF6B90" wp14:textId="77777777" w14:paraId="49347E02">
      <w:pPr>
        <w:pStyle w:val="BodyText"/>
        <w:spacing w:before="57" w:after="0"/>
      </w:pPr>
    </w:p>
    <w:p xmlns:wp14="http://schemas.microsoft.com/office/word/2010/wordml" w:rsidP="1CCF6B90" wp14:textId="77777777" w14:paraId="0F258880">
      <w:pPr>
        <w:pStyle w:val="BodyText"/>
        <w:spacing w:after="0" w:line="295" w:lineRule="auto"/>
        <w:ind w:left="150"/>
      </w:pPr>
      <w:r w:rsidR="6B6516F1">
        <w:rPr/>
        <w:t>Personal information which has not been anonymised will be accessed and used only by appropriate, authorised individuals and when this is necessary for the purposes of the research or another purpose identified in the Privacy Notice. This may include giving access to BU staff or others responsible for monitoring and/or audit of the study, who need to ensure that the research is complying with applicable regulations.</w:t>
      </w:r>
    </w:p>
    <w:p xmlns:wp14="http://schemas.microsoft.com/office/word/2010/wordml" w:rsidP="1CCF6B90" wp14:textId="77777777" w14:paraId="644FF9C4">
      <w:pPr>
        <w:pStyle w:val="BodyText"/>
        <w:spacing w:before="75" w:after="0"/>
      </w:pPr>
    </w:p>
    <w:p xmlns:wp14="http://schemas.microsoft.com/office/word/2010/wordml" w:rsidP="1CCF6B90" wp14:textId="77777777" w14:paraId="4CB2B873">
      <w:pPr>
        <w:pStyle w:val="BodyText"/>
        <w:spacing w:after="0"/>
        <w:ind w:left="150"/>
      </w:pPr>
      <w:r w:rsidR="6B6516F1">
        <w:rPr/>
        <w:t>There is no personally identifiable data collected as part of this research.</w:t>
      </w:r>
    </w:p>
    <w:p xmlns:wp14="http://schemas.microsoft.com/office/word/2010/wordml" w:rsidP="1CCF6B90" wp14:textId="77777777" w14:paraId="330E1BEA">
      <w:pPr>
        <w:pStyle w:val="BodyText"/>
        <w:spacing w:before="139" w:after="0"/>
      </w:pPr>
    </w:p>
    <w:p xmlns:wp14="http://schemas.microsoft.com/office/word/2010/wordml" w:rsidP="1CCF6B90" wp14:textId="77777777" w14:paraId="18E844D7">
      <w:pPr>
        <w:spacing w:before="0" w:after="0"/>
        <w:ind w:left="150" w:right="0" w:firstLine="0"/>
        <w:jc w:val="left"/>
        <w:rPr>
          <w:rFonts w:ascii="Verdana"/>
          <w:i w:val="1"/>
          <w:iCs w:val="1"/>
          <w:sz w:val="24"/>
          <w:szCs w:val="24"/>
        </w:rPr>
      </w:pPr>
      <w:r w:rsidRPr="1CCF6B90" w:rsidR="6B6516F1">
        <w:rPr>
          <w:rFonts w:ascii="Verdana"/>
          <w:i w:val="1"/>
          <w:iCs w:val="1"/>
          <w:sz w:val="24"/>
          <w:szCs w:val="24"/>
        </w:rPr>
        <w:t>Sharing your personal information with third parties</w:t>
      </w:r>
    </w:p>
    <w:p xmlns:wp14="http://schemas.microsoft.com/office/word/2010/wordml" w:rsidP="1CCF6B90" wp14:textId="77777777" w14:paraId="1AE77E91">
      <w:pPr>
        <w:pStyle w:val="BodyText"/>
        <w:spacing w:before="55" w:after="0"/>
        <w:ind w:left="150"/>
      </w:pPr>
      <w:r w:rsidR="6B6516F1">
        <w:rPr/>
        <w:t>None</w:t>
      </w:r>
    </w:p>
    <w:p xmlns:wp14="http://schemas.microsoft.com/office/word/2010/wordml" w:rsidP="1CCF6B90" wp14:textId="77777777" w14:paraId="19E5EED7">
      <w:pPr>
        <w:pStyle w:val="BodyText"/>
        <w:spacing w:before="139" w:after="0"/>
      </w:pPr>
    </w:p>
    <w:p xmlns:wp14="http://schemas.microsoft.com/office/word/2010/wordml" w:rsidP="1CCF6B90" wp14:textId="77777777" w14:paraId="1CB3DF26">
      <w:pPr>
        <w:spacing w:before="1" w:after="0"/>
        <w:ind w:left="150" w:right="0" w:firstLine="0"/>
        <w:jc w:val="left"/>
        <w:rPr>
          <w:rFonts w:ascii="Verdana"/>
          <w:i w:val="1"/>
          <w:iCs w:val="1"/>
          <w:sz w:val="24"/>
          <w:szCs w:val="24"/>
        </w:rPr>
      </w:pPr>
      <w:r w:rsidRPr="1CCF6B90" w:rsidR="6B6516F1">
        <w:rPr>
          <w:rFonts w:ascii="Verdana"/>
          <w:i w:val="1"/>
          <w:iCs w:val="1"/>
          <w:sz w:val="24"/>
          <w:szCs w:val="24"/>
        </w:rPr>
        <w:t>Further use of your information</w:t>
      </w:r>
    </w:p>
    <w:p xmlns:wp14="http://schemas.microsoft.com/office/word/2010/wordml" w:rsidP="1CCF6B90" wp14:textId="77777777" w14:paraId="5ED77723">
      <w:pPr>
        <w:pStyle w:val="BodyText"/>
        <w:spacing w:before="69" w:after="0" w:line="297" w:lineRule="auto"/>
        <w:ind w:left="150" w:right="426"/>
        <w:jc w:val="both"/>
      </w:pPr>
      <w:r w:rsidR="6B6516F1">
        <w:rPr/>
        <w:t>The information collected about you may be used in an anonymous form to support other research projects in the future and access to it in this form will not be restricted. It will not be possible for you to be identified from this data.</w:t>
      </w:r>
    </w:p>
    <w:p xmlns:wp14="http://schemas.microsoft.com/office/word/2010/wordml" w:rsidP="1CCF6B90" wp14:textId="77777777" w14:paraId="0020CF2B">
      <w:pPr>
        <w:pStyle w:val="BodyText"/>
        <w:spacing w:before="57" w:after="0"/>
      </w:pPr>
    </w:p>
    <w:p xmlns:wp14="http://schemas.microsoft.com/office/word/2010/wordml" w:rsidP="1CCF6B90" wp14:textId="77777777" w14:paraId="290C427C">
      <w:pPr>
        <w:spacing w:before="0" w:after="0"/>
        <w:ind w:left="150" w:right="0" w:firstLine="0"/>
        <w:jc w:val="left"/>
        <w:rPr>
          <w:rFonts w:ascii="Verdana"/>
          <w:i w:val="1"/>
          <w:iCs w:val="1"/>
          <w:sz w:val="24"/>
          <w:szCs w:val="24"/>
        </w:rPr>
      </w:pPr>
      <w:r w:rsidRPr="1CCF6B90" w:rsidR="6B6516F1">
        <w:rPr>
          <w:rFonts w:ascii="Verdana"/>
          <w:i w:val="1"/>
          <w:iCs w:val="1"/>
          <w:sz w:val="24"/>
          <w:szCs w:val="24"/>
        </w:rPr>
        <w:t>Keeping your information if you withdraw from the study</w:t>
      </w:r>
    </w:p>
    <w:p xmlns:wp14="http://schemas.microsoft.com/office/word/2010/wordml" w:rsidP="1CCF6B90" w14:paraId="2992ABA3" wp14:textId="47FD8EAE">
      <w:pPr>
        <w:pStyle w:val="BodyText"/>
        <w:spacing w:before="16" w:after="0" w:line="295" w:lineRule="auto"/>
        <w:ind w:left="150" w:right="204"/>
      </w:pPr>
      <w:r w:rsidR="6B6516F1">
        <w:rPr/>
        <w:t xml:space="preserve">If you withdraw from active participation in the </w:t>
      </w:r>
      <w:r w:rsidR="6B6516F1">
        <w:rPr/>
        <w:t>study</w:t>
      </w:r>
      <w:r w:rsidR="6B6516F1">
        <w:rPr/>
        <w:t xml:space="preserve"> we will keep information which we have already collected from or about </w:t>
      </w:r>
      <w:r w:rsidR="6B6516F1">
        <w:rPr/>
        <w:t>you, if</w:t>
      </w:r>
      <w:r w:rsidR="6B6516F1">
        <w:rPr/>
        <w:t xml:space="preserve"> this has on-going relevance or value to the study. This may include your personal identifiable information. As explained above, your legal rights to access, change, </w:t>
      </w:r>
      <w:r w:rsidR="6B6516F1">
        <w:rPr/>
        <w:t>delete</w:t>
      </w:r>
      <w:r w:rsidR="6B6516F1">
        <w:rPr/>
        <w:t xml:space="preserve"> or move this information are limited as we need to manage your information in specific ways </w:t>
      </w:r>
      <w:r w:rsidR="6B6516F1">
        <w:rPr/>
        <w:t>in order for</w:t>
      </w:r>
      <w:r w:rsidR="6B6516F1">
        <w:rPr/>
        <w:t xml:space="preserve"> the research to be reliable and </w:t>
      </w:r>
      <w:r w:rsidR="6B6516F1">
        <w:rPr/>
        <w:t>accurate</w:t>
      </w:r>
      <w:r w:rsidR="6B6516F1">
        <w:rPr/>
        <w:t>. However, if you have concerns about how this will affect you</w:t>
      </w:r>
      <w:r w:rsidR="09959B18">
        <w:rPr/>
        <w:t xml:space="preserve"> personally, you can raise these with the research team when you withdraw from the study.</w:t>
      </w:r>
    </w:p>
    <w:p xmlns:wp14="http://schemas.microsoft.com/office/word/2010/wordml" w:rsidP="1CCF6B90" w14:paraId="7F82AE46" wp14:textId="58749A81">
      <w:pPr>
        <w:pStyle w:val="BodyText"/>
        <w:spacing w:before="70" w:after="0" w:line="295" w:lineRule="auto"/>
        <w:ind w:left="150" w:right="285"/>
      </w:pPr>
    </w:p>
    <w:p xmlns:wp14="http://schemas.microsoft.com/office/word/2010/wordml" w:rsidP="1CCF6B90" w14:paraId="38841061" wp14:textId="2200F8A4">
      <w:pPr>
        <w:pStyle w:val="BodyText"/>
        <w:spacing w:after="0" w:line="295" w:lineRule="auto"/>
        <w:ind w:left="150" w:right="792"/>
      </w:pPr>
      <w:r w:rsidR="09959B18">
        <w:rPr/>
        <w:t>You can find out more about your rights in relation to your data and how to raise queries or complaints in our Privacy Notice.</w:t>
      </w:r>
    </w:p>
    <w:p xmlns:wp14="http://schemas.microsoft.com/office/word/2010/wordml" w14:paraId="6D98A12B" wp14:textId="1B7D096E">
      <w:pPr>
        <w:pStyle w:val="BodyText"/>
        <w:spacing w:after="0"/>
        <w:sectPr>
          <w:pgSz w:w="11910" w:h="16850" w:orient="portrait"/>
          <w:pgMar w:top="2700" w:right="1275" w:bottom="280" w:left="1275" w:header="728" w:footer="0"/>
          <w:cols w:num="1"/>
          <w:footerReference w:type="default" r:id="R11fa795cc2a542e8"/>
        </w:sectPr>
      </w:pPr>
    </w:p>
    <w:p xmlns:wp14="http://schemas.microsoft.com/office/word/2010/wordml" w:rsidP="1CCF6B90" w14:paraId="7E23F6F2" wp14:textId="328ED689">
      <w:pPr>
        <w:spacing w:before="0"/>
        <w:ind w:left="150" w:right="0" w:firstLine="0"/>
        <w:jc w:val="left"/>
        <w:rPr>
          <w:rFonts w:ascii="Verdana"/>
          <w:i w:val="1"/>
          <w:iCs w:val="1"/>
          <w:sz w:val="24"/>
          <w:szCs w:val="24"/>
        </w:rPr>
      </w:pPr>
      <w:r w:rsidRPr="1CCF6B90" w:rsidR="0903E9CE">
        <w:rPr>
          <w:rFonts w:ascii="Verdana"/>
          <w:i w:val="1"/>
          <w:iCs w:val="1"/>
          <w:sz w:val="24"/>
          <w:szCs w:val="24"/>
        </w:rPr>
        <w:t>Retention of research data</w:t>
      </w:r>
    </w:p>
    <w:p xmlns:wp14="http://schemas.microsoft.com/office/word/2010/wordml" w:rsidP="1CCF6B90" wp14:textId="77777777" w14:paraId="3F7D05E5">
      <w:pPr>
        <w:pStyle w:val="BodyText"/>
        <w:spacing w:before="1" w:line="295" w:lineRule="auto"/>
        <w:ind w:left="150"/>
      </w:pPr>
      <w:r w:rsidRPr="1CCF6B90" w:rsidR="0903E9CE">
        <w:rPr>
          <w:b w:val="1"/>
          <w:bCs w:val="1"/>
        </w:rPr>
        <w:t>Project governance documentation</w:t>
      </w:r>
      <w:r w:rsidR="0903E9CE">
        <w:rPr/>
        <w:t xml:space="preserve">, including copies of signed </w:t>
      </w:r>
      <w:r w:rsidRPr="1CCF6B90" w:rsidR="0903E9CE">
        <w:rPr>
          <w:b w:val="1"/>
          <w:bCs w:val="1"/>
        </w:rPr>
        <w:t>participant agreements</w:t>
      </w:r>
      <w:r w:rsidR="0903E9CE">
        <w:rPr/>
        <w:t>: we keep this documentation for a long period after completion of the research, so that we have records of how we conducted the research and who took part. The only personal information in this documentation will be your name and signature, and we will not be able to link this to any anonymised research results.</w:t>
      </w:r>
    </w:p>
    <w:p xmlns:wp14="http://schemas.microsoft.com/office/word/2010/wordml" w:rsidP="1CCF6B90" wp14:textId="77777777" w14:paraId="1020ABCB">
      <w:pPr>
        <w:pStyle w:val="BodyText"/>
        <w:spacing w:before="73"/>
      </w:pPr>
    </w:p>
    <w:p xmlns:wp14="http://schemas.microsoft.com/office/word/2010/wordml" w:rsidP="1CCF6B90" w14:paraId="62521423" wp14:textId="372E648E">
      <w:pPr>
        <w:pStyle w:val="BodyText"/>
        <w:spacing w:before="1"/>
        <w:ind w:left="150"/>
      </w:pPr>
      <w:r w:rsidR="0903E9CE">
        <w:rPr/>
        <w:t>Research results:</w:t>
      </w:r>
    </w:p>
    <w:p xmlns:wp14="http://schemas.microsoft.com/office/word/2010/wordml" w:rsidP="1CCF6B90" wp14:textId="77777777" w14:paraId="45A6981F">
      <w:pPr>
        <w:pStyle w:val="BodyText"/>
        <w:spacing w:before="79" w:line="297" w:lineRule="auto"/>
        <w:ind w:left="150" w:right="75"/>
      </w:pPr>
      <w:r w:rsidR="0903E9CE">
        <w:rPr/>
        <w:t>As described above, during the course of the study we will anonymise the information we have collected information about you as an individual. This means that we will not hold your personal information in identifiable form after we have completed the research activities.</w:t>
      </w:r>
    </w:p>
    <w:p xmlns:wp14="http://schemas.microsoft.com/office/word/2010/wordml" w:rsidP="1CCF6B90" wp14:textId="77777777" w14:paraId="70831E9F">
      <w:pPr>
        <w:pStyle w:val="BodyText"/>
        <w:spacing w:before="59"/>
      </w:pPr>
    </w:p>
    <w:p xmlns:wp14="http://schemas.microsoft.com/office/word/2010/wordml" w:rsidP="1CCF6B90" wp14:textId="77777777" w14:paraId="3063F12F">
      <w:pPr>
        <w:pStyle w:val="BodyText"/>
        <w:spacing w:before="79" w:line="297" w:lineRule="auto"/>
        <w:ind w:left="150" w:right="204"/>
      </w:pPr>
      <w:r w:rsidR="0903E9CE">
        <w:rPr/>
        <w:t>You can find more specific information about retention periods for personal information in our Privacy Notice.</w:t>
      </w:r>
    </w:p>
    <w:p xmlns:wp14="http://schemas.microsoft.com/office/word/2010/wordml" w:rsidP="1CCF6B90" wp14:textId="77777777" w14:paraId="58ECECEE">
      <w:pPr>
        <w:pStyle w:val="BodyText"/>
        <w:spacing w:before="72"/>
      </w:pPr>
    </w:p>
    <w:p xmlns:wp14="http://schemas.microsoft.com/office/word/2010/wordml" w:rsidP="1CCF6B90" wp14:textId="77777777" w14:paraId="1075C849">
      <w:pPr>
        <w:pStyle w:val="BodyText"/>
        <w:spacing w:before="1" w:line="295" w:lineRule="auto"/>
        <w:ind w:left="150" w:right="204"/>
      </w:pPr>
      <w:r w:rsidR="0903E9CE">
        <w:rPr/>
        <w:t>We keep anonymised research data indefinitely, so that it can be used for other research as described above.</w:t>
      </w:r>
    </w:p>
    <w:p xmlns:wp14="http://schemas.microsoft.com/office/word/2010/wordml" w:rsidP="1CCF6B90" wp14:textId="77777777" w14:paraId="75D09DB4">
      <w:pPr>
        <w:pStyle w:val="BodyText"/>
        <w:spacing w:before="63"/>
      </w:pPr>
    </w:p>
    <w:p xmlns:wp14="http://schemas.microsoft.com/office/word/2010/wordml" w:rsidP="1CCF6B90" w14:paraId="2692A7C9" wp14:textId="43D7BBFE">
      <w:pPr>
        <w:pStyle w:val="Heading1"/>
        <w:spacing w:before="79"/>
      </w:pPr>
      <w:r w:rsidR="0903E9CE">
        <w:rPr/>
        <w:t>Contact for further information</w:t>
      </w:r>
    </w:p>
    <w:p xmlns:wp14="http://schemas.microsoft.com/office/word/2010/wordml" w:rsidP="1CCF6B90" wp14:textId="77777777" w14:paraId="55DAEF92">
      <w:pPr>
        <w:pStyle w:val="BodyText"/>
        <w:spacing w:before="79" w:line="336" w:lineRule="auto"/>
        <w:ind w:left="285" w:right="792"/>
      </w:pPr>
      <w:r w:rsidR="0903E9CE">
        <w:rPr/>
        <w:t xml:space="preserve">If you have any questions or would like further information, please contact: Researcher: David Dasa Email: </w:t>
      </w:r>
      <w:hyperlink r:id="R573018d8c27f4b97">
        <w:r w:rsidR="0903E9CE">
          <w:rPr/>
          <w:t>ddasa@bournemouth.ac.uk</w:t>
        </w:r>
      </w:hyperlink>
    </w:p>
    <w:p xmlns:wp14="http://schemas.microsoft.com/office/word/2010/wordml" w:rsidP="1CCF6B90" w14:paraId="2A1AAF37" wp14:textId="2ABD0294">
      <w:pPr>
        <w:pStyle w:val="BodyText"/>
        <w:spacing w:before="79" w:line="326" w:lineRule="auto"/>
        <w:ind w:left="285" w:right="2194"/>
        <w:rPr>
          <w:color w:val="0000FF"/>
        </w:rPr>
      </w:pPr>
      <w:r w:rsidR="0903E9CE">
        <w:rPr/>
        <w:t>Supervisor: Prof Wen Tang Email:</w:t>
      </w:r>
      <w:hyperlink r:id="Rf55098879e1c4454">
        <w:r w:rsidRPr="1CCF6B90" w:rsidR="0903E9CE">
          <w:rPr>
            <w:color w:val="0000FF"/>
            <w:u w:val="single"/>
          </w:rPr>
          <w:t>wtang@bournemouth.ac.uk</w:t>
        </w:r>
      </w:hyperlink>
    </w:p>
    <w:p xmlns:wp14="http://schemas.microsoft.com/office/word/2010/wordml" w:rsidP="1CCF6B90" w14:paraId="0CC2F45D" wp14:textId="561D4B94">
      <w:pPr>
        <w:pStyle w:val="BodyText"/>
        <w:spacing w:before="79" w:line="326" w:lineRule="auto"/>
        <w:ind w:left="285" w:right="2194"/>
      </w:pPr>
      <w:r w:rsidR="0903E9CE">
        <w:rPr/>
        <w:t xml:space="preserve">Co-Supervisor: Dr Michele Board – </w:t>
      </w:r>
      <w:hyperlink r:id="Rbecca50048e14fe3">
        <w:r w:rsidRPr="1CCF6B90" w:rsidR="0903E9CE">
          <w:rPr>
            <w:color w:val="0000FF"/>
            <w:u w:val="single"/>
          </w:rPr>
          <w:t>mboard@bournemouth.ac.uk</w:t>
        </w:r>
      </w:hyperlink>
      <w:r w:rsidRPr="1CCF6B90" w:rsidR="0903E9CE">
        <w:rPr>
          <w:color w:val="0000FF"/>
        </w:rPr>
        <w:t xml:space="preserve"> </w:t>
      </w:r>
      <w:r w:rsidR="0903E9CE">
        <w:rPr/>
        <w:t xml:space="preserve">Co-Supervisor: Dr Ursula Rolfe – </w:t>
      </w:r>
      <w:hyperlink r:id="Rd37e7f9831684f63">
        <w:r w:rsidRPr="1CCF6B90" w:rsidR="0903E9CE">
          <w:rPr>
            <w:color w:val="0000FF"/>
            <w:u w:val="single"/>
          </w:rPr>
          <w:t>urolfe@bournemouth.ac.uk</w:t>
        </w:r>
      </w:hyperlink>
    </w:p>
    <w:p xmlns:wp14="http://schemas.microsoft.com/office/word/2010/wordml" w:rsidP="1CCF6B90" wp14:textId="77777777" w14:paraId="58C30AF6">
      <w:pPr>
        <w:pStyle w:val="BodyText"/>
        <w:spacing w:before="84"/>
      </w:pPr>
    </w:p>
    <w:p xmlns:wp14="http://schemas.microsoft.com/office/word/2010/wordml" w:rsidP="1CCF6B90" wp14:textId="77777777" w14:paraId="64659E84">
      <w:pPr>
        <w:spacing w:before="1"/>
        <w:ind w:left="285" w:right="0" w:firstLine="0"/>
        <w:jc w:val="left"/>
        <w:rPr>
          <w:rFonts w:ascii="Verdana"/>
          <w:i w:val="1"/>
          <w:iCs w:val="1"/>
          <w:sz w:val="24"/>
          <w:szCs w:val="24"/>
        </w:rPr>
      </w:pPr>
      <w:r w:rsidRPr="1CCF6B90" w:rsidR="71862619">
        <w:rPr>
          <w:rFonts w:ascii="Verdana"/>
          <w:i w:val="1"/>
          <w:iCs w:val="1"/>
          <w:sz w:val="24"/>
          <w:szCs w:val="24"/>
        </w:rPr>
        <w:t>In case of complaints</w:t>
      </w:r>
    </w:p>
    <w:p xmlns:wp14="http://schemas.microsoft.com/office/word/2010/wordml" w:rsidP="1CCF6B90" w14:paraId="3AFFB994" wp14:textId="4791353D">
      <w:pPr>
        <w:pStyle w:val="BodyText"/>
        <w:spacing w:before="99" w:line="297" w:lineRule="auto"/>
        <w:ind w:left="285" w:right="3985"/>
      </w:pPr>
      <w:r w:rsidR="71862619">
        <w:rPr/>
        <w:t xml:space="preserve">Any concerns about the study should be directed to </w:t>
      </w:r>
      <w:del w:author="David Dasa" w:date="2025-11-24T13:53:43.658Z" w:id="1887867799">
        <w:r w:rsidDel="71862619">
          <w:delText>Professor Tiantian Zhang</w:delText>
        </w:r>
      </w:del>
      <w:ins w:author="David Dasa" w:date="2025-11-24T13:53:43.687Z" w:id="1523086423">
        <w:r w:rsidRPr="1CCF6B90" w:rsidR="27A713C5">
          <w:rPr>
            <w:rFonts w:ascii="Aptos" w:hAnsi="Aptos" w:eastAsia="Aptos" w:cs="Aptos"/>
            <w:noProof w:val="0"/>
            <w:color w:val="000000" w:themeColor="text1" w:themeTint="FF" w:themeShade="FF"/>
            <w:sz w:val="24"/>
            <w:szCs w:val="24"/>
            <w:lang w:val="en-US"/>
          </w:rPr>
          <w:t xml:space="preserve"> Prof Scott Wright</w:t>
        </w:r>
      </w:ins>
    </w:p>
    <w:p xmlns:wp14="http://schemas.microsoft.com/office/word/2010/wordml" w:rsidP="1CCF6B90" w14:paraId="318476F0" wp14:textId="13FA0631">
      <w:pPr>
        <w:pStyle w:val="BodyText"/>
        <w:spacing w:before="79" w:line="297" w:lineRule="auto"/>
        <w:ind w:left="285"/>
      </w:pPr>
      <w:r w:rsidR="71862619">
        <w:rPr/>
        <w:t xml:space="preserve">Deputy Dean for Research &amp; Professional Practice Faculty of </w:t>
      </w:r>
      <w:r w:rsidRPr="1CCF6B90" w:rsidR="71862619">
        <w:rPr>
          <w:color w:val="FF0000"/>
        </w:rPr>
        <w:t>Science</w:t>
      </w:r>
      <w:ins w:author="David Dasa" w:date="2025-11-24T13:53:52.345Z" w:id="1832134050">
        <w:r w:rsidRPr="1CCF6B90" w:rsidR="4C83D65C">
          <w:rPr>
            <w:color w:val="FF0000"/>
          </w:rPr>
          <w:t xml:space="preserve">, </w:t>
        </w:r>
      </w:ins>
      <w:r w:rsidRPr="1CCF6B90" w:rsidR="71862619">
        <w:rPr>
          <w:color w:val="0000FF"/>
        </w:rPr>
        <w:t>Media,Science</w:t>
      </w:r>
      <w:r w:rsidR="71862619">
        <w:rPr/>
        <w:t xml:space="preserve"> and Technology, Bournemouth University by email to researchgovernance@bournemouth.ac.uk.</w:t>
      </w:r>
    </w:p>
    <w:p xmlns:wp14="http://schemas.microsoft.com/office/word/2010/wordml" w:rsidP="1CCF6B90" wp14:textId="77777777" w14:paraId="670D4C66">
      <w:pPr>
        <w:pStyle w:val="BodyText"/>
        <w:spacing w:before="70"/>
      </w:pPr>
    </w:p>
    <w:p xmlns:wp14="http://schemas.microsoft.com/office/word/2010/wordml" w:rsidP="1CCF6B90" wp14:textId="77777777" w14:paraId="6F90C4A5">
      <w:pPr>
        <w:pStyle w:val="Heading1"/>
        <w:spacing w:before="79"/>
      </w:pPr>
      <w:r w:rsidR="71862619">
        <w:rPr/>
        <w:t>Finally</w:t>
      </w:r>
    </w:p>
    <w:p xmlns:wp14="http://schemas.microsoft.com/office/word/2010/wordml" w:rsidP="1CCF6B90" wp14:textId="77777777" w14:paraId="688E5728">
      <w:pPr>
        <w:pStyle w:val="BodyText"/>
        <w:spacing w:before="56" w:line="297" w:lineRule="auto"/>
        <w:ind w:left="150" w:right="792"/>
      </w:pPr>
      <w:r w:rsidR="71862619">
        <w:rPr/>
        <w:t>If you decide to take part, you will be given a copy of the information sheet and a signed participant agreement form to keep.</w:t>
      </w:r>
    </w:p>
    <w:p xmlns:wp14="http://schemas.microsoft.com/office/word/2010/wordml" w:rsidP="1CCF6B90" wp14:textId="77777777" w14:paraId="3F6B51CE">
      <w:pPr>
        <w:pStyle w:val="BodyText"/>
        <w:spacing w:before="71"/>
      </w:pPr>
    </w:p>
    <w:p xmlns:wp14="http://schemas.microsoft.com/office/word/2010/wordml" w:rsidP="1CCF6B90" w14:paraId="3FE9F23F" wp14:textId="02CC7905">
      <w:pPr>
        <w:pStyle w:val="BodyText"/>
        <w:spacing w:before="1"/>
        <w:ind w:left="150"/>
        <w:sectPr>
          <w:pgSz w:w="11910" w:h="16850" w:orient="portrait"/>
          <w:pgMar w:top="2700" w:right="1275" w:bottom="280" w:left="1275" w:header="728" w:footer="0"/>
          <w:cols w:num="1"/>
          <w:footerReference w:type="default" r:id="R2380ebbd1e9249e4"/>
        </w:sectPr>
      </w:pPr>
      <w:r w:rsidR="71862619">
        <w:rPr/>
        <w:t>Thank you for considering taking part in this research project.</w:t>
      </w:r>
    </w:p>
    <w:p xmlns:wp14="http://schemas.microsoft.com/office/word/2010/wordml" w14:paraId="61CDCEAD" wp14:textId="77777777">
      <w:pPr>
        <w:pStyle w:val="BodyText"/>
        <w:spacing w:before="84"/>
        <w:sectPr>
          <w:pgSz w:w="11910" w:h="16850" w:orient="portrait"/>
          <w:pgMar w:top="2700" w:right="1275" w:bottom="280" w:left="1275" w:header="728" w:footer="0"/>
          <w:cols w:num="1"/>
          <w:footerReference w:type="default" r:id="R7656e13e05ad4b7e"/>
        </w:sectPr>
      </w:pPr>
    </w:p>
    <w:p w:rsidR="1CCF6B90" w:rsidP="1CCF6B90" w:rsidRDefault="1CCF6B90" w14:paraId="763DFB02" w14:textId="0CCB511F">
      <w:pPr>
        <w:pStyle w:val="BodyText"/>
        <w:sectPr>
          <w:pgSz w:w="11910" w:h="16850" w:orient="portrait"/>
          <w:pgMar w:top="2700" w:right="1275" w:bottom="280" w:left="1275" w:header="728" w:footer="0"/>
          <w:cols w:num="1"/>
          <w:footerReference w:type="default" r:id="R0fec9ebd34fe4517"/>
        </w:sectPr>
      </w:pPr>
    </w:p>
    <w:p w:rsidR="1CCF6B90" w:rsidP="1CCF6B90" w:rsidRDefault="1CCF6B90" w14:paraId="52748351" w14:textId="2DDD8C11">
      <w:pPr>
        <w:pStyle w:val="BodyText"/>
      </w:pPr>
    </w:p>
    <w:sectPr>
      <w:pgSz w:w="11910" w:h="16850" w:orient="portrait"/>
      <w:pgMar w:top="2700" w:right="1275" w:bottom="280" w:left="1275" w:header="728" w:footer="0"/>
      <w:cols w:num="1"/>
      <w:footerReference w:type="default" r:id="Re05bfde90f53461d"/>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Tahoma">
    <w:altName w:val="Tahoma"/>
    <w:charset w:val="1"/>
    <w:family w:val="swiss"/>
    <w:pitch w:val="variable"/>
  </w:font>
  <w:font w:name="Verdana">
    <w:altName w:val="Verdana"/>
    <w:charset w:val="1"/>
    <w:family w:val="swiss"/>
    <w:pitch w:val="variable"/>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CCF6B90" w:rsidTr="1CCF6B90" w14:paraId="3008E905">
      <w:trPr>
        <w:trHeight w:val="300"/>
      </w:trPr>
      <w:tc>
        <w:tcPr>
          <w:tcW w:w="3120" w:type="dxa"/>
          <w:tcMar/>
        </w:tcPr>
        <w:p w:rsidR="1CCF6B90" w:rsidP="1CCF6B90" w:rsidRDefault="1CCF6B90" w14:paraId="396FB162" w14:textId="5EC609AF">
          <w:pPr>
            <w:pStyle w:val="Header"/>
            <w:bidi w:val="0"/>
            <w:ind w:left="-115"/>
            <w:jc w:val="left"/>
          </w:pPr>
        </w:p>
      </w:tc>
      <w:tc>
        <w:tcPr>
          <w:tcW w:w="3120" w:type="dxa"/>
          <w:tcMar/>
        </w:tcPr>
        <w:p w:rsidR="1CCF6B90" w:rsidP="1CCF6B90" w:rsidRDefault="1CCF6B90" w14:paraId="0FAE5E2E" w14:textId="3EFA67ED">
          <w:pPr>
            <w:pStyle w:val="Header"/>
            <w:bidi w:val="0"/>
            <w:jc w:val="center"/>
          </w:pPr>
        </w:p>
      </w:tc>
      <w:tc>
        <w:tcPr>
          <w:tcW w:w="3120" w:type="dxa"/>
          <w:tcMar/>
        </w:tcPr>
        <w:p w:rsidR="1CCF6B90" w:rsidP="1CCF6B90" w:rsidRDefault="1CCF6B90" w14:paraId="0C610E0E" w14:textId="429C52F7">
          <w:pPr>
            <w:pStyle w:val="Header"/>
            <w:bidi w:val="0"/>
            <w:ind w:right="-115"/>
            <w:jc w:val="right"/>
          </w:pPr>
        </w:p>
      </w:tc>
    </w:tr>
  </w:tbl>
  <w:p w:rsidR="1CCF6B90" w:rsidP="1CCF6B90" w:rsidRDefault="1CCF6B90" w14:paraId="20A33A7C" w14:textId="198D00C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CCF6B90" w:rsidTr="1CCF6B90" w14:paraId="368C11FB">
      <w:trPr>
        <w:trHeight w:val="300"/>
      </w:trPr>
      <w:tc>
        <w:tcPr>
          <w:tcW w:w="3120" w:type="dxa"/>
          <w:tcMar/>
        </w:tcPr>
        <w:p w:rsidR="1CCF6B90" w:rsidP="1CCF6B90" w:rsidRDefault="1CCF6B90" w14:paraId="5D3B4E74" w14:textId="0C95EBCF">
          <w:pPr>
            <w:pStyle w:val="Header"/>
            <w:bidi w:val="0"/>
            <w:ind w:left="-115"/>
            <w:jc w:val="left"/>
          </w:pPr>
        </w:p>
      </w:tc>
      <w:tc>
        <w:tcPr>
          <w:tcW w:w="3120" w:type="dxa"/>
          <w:tcMar/>
        </w:tcPr>
        <w:p w:rsidR="1CCF6B90" w:rsidP="1CCF6B90" w:rsidRDefault="1CCF6B90" w14:paraId="6E1AA6BB" w14:textId="7CD1FD5B">
          <w:pPr>
            <w:pStyle w:val="Header"/>
            <w:bidi w:val="0"/>
            <w:jc w:val="center"/>
          </w:pPr>
        </w:p>
      </w:tc>
      <w:tc>
        <w:tcPr>
          <w:tcW w:w="3120" w:type="dxa"/>
          <w:tcMar/>
        </w:tcPr>
        <w:p w:rsidR="1CCF6B90" w:rsidP="1CCF6B90" w:rsidRDefault="1CCF6B90" w14:paraId="7FA58A51" w14:textId="5D419813">
          <w:pPr>
            <w:pStyle w:val="Header"/>
            <w:bidi w:val="0"/>
            <w:ind w:right="-115"/>
            <w:jc w:val="right"/>
          </w:pPr>
        </w:p>
      </w:tc>
    </w:tr>
  </w:tbl>
  <w:p w:rsidR="1CCF6B90" w:rsidP="1CCF6B90" w:rsidRDefault="1CCF6B90" w14:paraId="730E8347" w14:textId="0F76B5E4">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CCF6B90" w:rsidTr="1CCF6B90" w14:paraId="5CE0D55C">
      <w:trPr>
        <w:trHeight w:val="300"/>
      </w:trPr>
      <w:tc>
        <w:tcPr>
          <w:tcW w:w="3120" w:type="dxa"/>
          <w:tcMar/>
        </w:tcPr>
        <w:p w:rsidR="1CCF6B90" w:rsidP="1CCF6B90" w:rsidRDefault="1CCF6B90" w14:paraId="6E0B9A9E" w14:textId="08536876">
          <w:pPr>
            <w:pStyle w:val="Header"/>
            <w:bidi w:val="0"/>
            <w:ind w:left="-115"/>
            <w:jc w:val="left"/>
          </w:pPr>
        </w:p>
      </w:tc>
      <w:tc>
        <w:tcPr>
          <w:tcW w:w="3120" w:type="dxa"/>
          <w:tcMar/>
        </w:tcPr>
        <w:p w:rsidR="1CCF6B90" w:rsidP="1CCF6B90" w:rsidRDefault="1CCF6B90" w14:paraId="18E172EE" w14:textId="47A85F72">
          <w:pPr>
            <w:pStyle w:val="Header"/>
            <w:bidi w:val="0"/>
            <w:jc w:val="center"/>
          </w:pPr>
        </w:p>
      </w:tc>
      <w:tc>
        <w:tcPr>
          <w:tcW w:w="3120" w:type="dxa"/>
          <w:tcMar/>
        </w:tcPr>
        <w:p w:rsidR="1CCF6B90" w:rsidP="1CCF6B90" w:rsidRDefault="1CCF6B90" w14:paraId="09ED8201" w14:textId="1AEC0EBB">
          <w:pPr>
            <w:pStyle w:val="Header"/>
            <w:bidi w:val="0"/>
            <w:ind w:right="-115"/>
            <w:jc w:val="right"/>
          </w:pPr>
        </w:p>
      </w:tc>
    </w:tr>
  </w:tbl>
  <w:p w:rsidR="1CCF6B90" w:rsidP="1CCF6B90" w:rsidRDefault="1CCF6B90" w14:paraId="28D42A6F" w14:textId="5D46E0E1">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CCF6B90" w:rsidTr="1CCF6B90" w14:paraId="18A1CC3E">
      <w:trPr>
        <w:trHeight w:val="300"/>
      </w:trPr>
      <w:tc>
        <w:tcPr>
          <w:tcW w:w="3120" w:type="dxa"/>
          <w:tcMar/>
        </w:tcPr>
        <w:p w:rsidR="1CCF6B90" w:rsidP="1CCF6B90" w:rsidRDefault="1CCF6B90" w14:paraId="713D1467" w14:textId="013B1AD2">
          <w:pPr>
            <w:pStyle w:val="Header"/>
            <w:bidi w:val="0"/>
            <w:ind w:left="-115"/>
            <w:jc w:val="left"/>
          </w:pPr>
        </w:p>
      </w:tc>
      <w:tc>
        <w:tcPr>
          <w:tcW w:w="3120" w:type="dxa"/>
          <w:tcMar/>
        </w:tcPr>
        <w:p w:rsidR="1CCF6B90" w:rsidP="1CCF6B90" w:rsidRDefault="1CCF6B90" w14:paraId="0E977253" w14:textId="34B6E639">
          <w:pPr>
            <w:pStyle w:val="Header"/>
            <w:bidi w:val="0"/>
            <w:jc w:val="center"/>
          </w:pPr>
        </w:p>
      </w:tc>
      <w:tc>
        <w:tcPr>
          <w:tcW w:w="3120" w:type="dxa"/>
          <w:tcMar/>
        </w:tcPr>
        <w:p w:rsidR="1CCF6B90" w:rsidP="1CCF6B90" w:rsidRDefault="1CCF6B90" w14:paraId="382ECB54" w14:textId="3D118947">
          <w:pPr>
            <w:pStyle w:val="Header"/>
            <w:bidi w:val="0"/>
            <w:ind w:right="-115"/>
            <w:jc w:val="right"/>
          </w:pPr>
        </w:p>
      </w:tc>
    </w:tr>
  </w:tbl>
  <w:p w:rsidR="1CCF6B90" w:rsidP="1CCF6B90" w:rsidRDefault="1CCF6B90" w14:paraId="2E7ADD59" w14:textId="7C6804DA">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CCF6B90" w:rsidTr="1CCF6B90" w14:paraId="318A548C">
      <w:trPr>
        <w:trHeight w:val="300"/>
      </w:trPr>
      <w:tc>
        <w:tcPr>
          <w:tcW w:w="3120" w:type="dxa"/>
          <w:tcMar/>
        </w:tcPr>
        <w:p w:rsidR="1CCF6B90" w:rsidP="1CCF6B90" w:rsidRDefault="1CCF6B90" w14:paraId="347193DF" w14:textId="61FB0CC8">
          <w:pPr>
            <w:pStyle w:val="Header"/>
            <w:bidi w:val="0"/>
            <w:ind w:left="-115"/>
            <w:jc w:val="left"/>
          </w:pPr>
        </w:p>
      </w:tc>
      <w:tc>
        <w:tcPr>
          <w:tcW w:w="3120" w:type="dxa"/>
          <w:tcMar/>
        </w:tcPr>
        <w:p w:rsidR="1CCF6B90" w:rsidP="1CCF6B90" w:rsidRDefault="1CCF6B90" w14:paraId="7E5E8F9E" w14:textId="675D9B94">
          <w:pPr>
            <w:pStyle w:val="Header"/>
            <w:bidi w:val="0"/>
            <w:jc w:val="center"/>
          </w:pPr>
        </w:p>
      </w:tc>
      <w:tc>
        <w:tcPr>
          <w:tcW w:w="3120" w:type="dxa"/>
          <w:tcMar/>
        </w:tcPr>
        <w:p w:rsidR="1CCF6B90" w:rsidP="1CCF6B90" w:rsidRDefault="1CCF6B90" w14:paraId="1676D3F0" w14:textId="692668ED">
          <w:pPr>
            <w:pStyle w:val="Header"/>
            <w:bidi w:val="0"/>
            <w:ind w:right="-115"/>
            <w:jc w:val="right"/>
          </w:pPr>
        </w:p>
      </w:tc>
    </w:tr>
  </w:tbl>
  <w:p w:rsidR="1CCF6B90" w:rsidP="1CCF6B90" w:rsidRDefault="1CCF6B90" w14:paraId="6FE28A12" w14:textId="789A8831">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CCF6B90" w:rsidTr="1CCF6B90" w14:paraId="4B25E640">
      <w:trPr>
        <w:trHeight w:val="300"/>
      </w:trPr>
      <w:tc>
        <w:tcPr>
          <w:tcW w:w="3120" w:type="dxa"/>
          <w:tcMar/>
        </w:tcPr>
        <w:p w:rsidR="1CCF6B90" w:rsidP="1CCF6B90" w:rsidRDefault="1CCF6B90" w14:paraId="3E9A44B4" w14:textId="3FA71294">
          <w:pPr>
            <w:pStyle w:val="Header"/>
            <w:bidi w:val="0"/>
            <w:ind w:left="-115"/>
            <w:jc w:val="left"/>
          </w:pPr>
        </w:p>
      </w:tc>
      <w:tc>
        <w:tcPr>
          <w:tcW w:w="3120" w:type="dxa"/>
          <w:tcMar/>
        </w:tcPr>
        <w:p w:rsidR="1CCF6B90" w:rsidP="1CCF6B90" w:rsidRDefault="1CCF6B90" w14:paraId="2EB690F6" w14:textId="797AEE78">
          <w:pPr>
            <w:pStyle w:val="Header"/>
            <w:bidi w:val="0"/>
            <w:jc w:val="center"/>
          </w:pPr>
        </w:p>
      </w:tc>
      <w:tc>
        <w:tcPr>
          <w:tcW w:w="3120" w:type="dxa"/>
          <w:tcMar/>
        </w:tcPr>
        <w:p w:rsidR="1CCF6B90" w:rsidP="1CCF6B90" w:rsidRDefault="1CCF6B90" w14:paraId="3E2EF09D" w14:textId="6687D5A2">
          <w:pPr>
            <w:pStyle w:val="Header"/>
            <w:bidi w:val="0"/>
            <w:ind w:right="-115"/>
            <w:jc w:val="right"/>
          </w:pPr>
        </w:p>
      </w:tc>
    </w:tr>
  </w:tbl>
  <w:p w:rsidR="1CCF6B90" w:rsidP="1CCF6B90" w:rsidRDefault="1CCF6B90" w14:paraId="08321061" w14:textId="397278DF">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CCF6B90" w:rsidTr="1CCF6B90" w14:paraId="354D2E22">
      <w:trPr>
        <w:trHeight w:val="300"/>
      </w:trPr>
      <w:tc>
        <w:tcPr>
          <w:tcW w:w="3120" w:type="dxa"/>
          <w:tcMar/>
        </w:tcPr>
        <w:p w:rsidR="1CCF6B90" w:rsidP="1CCF6B90" w:rsidRDefault="1CCF6B90" w14:paraId="05B20059" w14:textId="11588944">
          <w:pPr>
            <w:pStyle w:val="Header"/>
            <w:bidi w:val="0"/>
            <w:ind w:left="-115"/>
            <w:jc w:val="left"/>
          </w:pPr>
        </w:p>
      </w:tc>
      <w:tc>
        <w:tcPr>
          <w:tcW w:w="3120" w:type="dxa"/>
          <w:tcMar/>
        </w:tcPr>
        <w:p w:rsidR="1CCF6B90" w:rsidP="1CCF6B90" w:rsidRDefault="1CCF6B90" w14:paraId="2959CF3F" w14:textId="6D3388C7">
          <w:pPr>
            <w:pStyle w:val="Header"/>
            <w:bidi w:val="0"/>
            <w:jc w:val="center"/>
          </w:pPr>
        </w:p>
      </w:tc>
      <w:tc>
        <w:tcPr>
          <w:tcW w:w="3120" w:type="dxa"/>
          <w:tcMar/>
        </w:tcPr>
        <w:p w:rsidR="1CCF6B90" w:rsidP="1CCF6B90" w:rsidRDefault="1CCF6B90" w14:paraId="569A061C" w14:textId="733F9120">
          <w:pPr>
            <w:pStyle w:val="Header"/>
            <w:bidi w:val="0"/>
            <w:ind w:right="-115"/>
            <w:jc w:val="right"/>
          </w:pPr>
        </w:p>
      </w:tc>
    </w:tr>
  </w:tbl>
  <w:p w:rsidR="1CCF6B90" w:rsidP="1CCF6B90" w:rsidRDefault="1CCF6B90" w14:paraId="0BA93AC3" w14:textId="0A86E332">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CCF6B90" w:rsidTr="1CCF6B90" w14:paraId="53174F60">
      <w:trPr>
        <w:trHeight w:val="300"/>
      </w:trPr>
      <w:tc>
        <w:tcPr>
          <w:tcW w:w="3120" w:type="dxa"/>
          <w:tcMar/>
        </w:tcPr>
        <w:p w:rsidR="1CCF6B90" w:rsidP="1CCF6B90" w:rsidRDefault="1CCF6B90" w14:paraId="39DB5D06" w14:textId="1EC81DE8">
          <w:pPr>
            <w:pStyle w:val="Header"/>
            <w:bidi w:val="0"/>
            <w:ind w:left="-115"/>
            <w:jc w:val="left"/>
          </w:pPr>
        </w:p>
      </w:tc>
      <w:tc>
        <w:tcPr>
          <w:tcW w:w="3120" w:type="dxa"/>
          <w:tcMar/>
        </w:tcPr>
        <w:p w:rsidR="1CCF6B90" w:rsidP="1CCF6B90" w:rsidRDefault="1CCF6B90" w14:paraId="22308FC7" w14:textId="44533774">
          <w:pPr>
            <w:pStyle w:val="Header"/>
            <w:bidi w:val="0"/>
            <w:jc w:val="center"/>
          </w:pPr>
        </w:p>
      </w:tc>
      <w:tc>
        <w:tcPr>
          <w:tcW w:w="3120" w:type="dxa"/>
          <w:tcMar/>
        </w:tcPr>
        <w:p w:rsidR="1CCF6B90" w:rsidP="1CCF6B90" w:rsidRDefault="1CCF6B90" w14:paraId="2DD782E6" w14:textId="04229D66">
          <w:pPr>
            <w:pStyle w:val="Header"/>
            <w:bidi w:val="0"/>
            <w:ind w:right="-115"/>
            <w:jc w:val="right"/>
          </w:pPr>
        </w:p>
      </w:tc>
    </w:tr>
  </w:tbl>
  <w:p w:rsidR="1CCF6B90" w:rsidP="1CCF6B90" w:rsidRDefault="1CCF6B90" w14:paraId="4EE26A13" w14:textId="11F2CF39">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CCF6B90" w:rsidTr="1CCF6B90" w14:paraId="552DE5B0">
      <w:trPr>
        <w:trHeight w:val="300"/>
      </w:trPr>
      <w:tc>
        <w:tcPr>
          <w:tcW w:w="3120" w:type="dxa"/>
          <w:tcMar/>
        </w:tcPr>
        <w:p w:rsidR="1CCF6B90" w:rsidP="1CCF6B90" w:rsidRDefault="1CCF6B90" w14:paraId="622F5F48" w14:textId="3785C701">
          <w:pPr>
            <w:pStyle w:val="Header"/>
            <w:bidi w:val="0"/>
            <w:ind w:left="-115"/>
            <w:jc w:val="left"/>
          </w:pPr>
        </w:p>
      </w:tc>
      <w:tc>
        <w:tcPr>
          <w:tcW w:w="3120" w:type="dxa"/>
          <w:tcMar/>
        </w:tcPr>
        <w:p w:rsidR="1CCF6B90" w:rsidP="1CCF6B90" w:rsidRDefault="1CCF6B90" w14:paraId="2331869C" w14:textId="635A4135">
          <w:pPr>
            <w:pStyle w:val="Header"/>
            <w:bidi w:val="0"/>
            <w:jc w:val="center"/>
          </w:pPr>
        </w:p>
      </w:tc>
      <w:tc>
        <w:tcPr>
          <w:tcW w:w="3120" w:type="dxa"/>
          <w:tcMar/>
        </w:tcPr>
        <w:p w:rsidR="1CCF6B90" w:rsidP="1CCF6B90" w:rsidRDefault="1CCF6B90" w14:paraId="6057CC72" w14:textId="2AB158E1">
          <w:pPr>
            <w:pStyle w:val="Header"/>
            <w:bidi w:val="0"/>
            <w:ind w:right="-115"/>
            <w:jc w:val="right"/>
          </w:pPr>
        </w:p>
      </w:tc>
    </w:tr>
  </w:tbl>
  <w:p w:rsidR="1CCF6B90" w:rsidP="1CCF6B90" w:rsidRDefault="1CCF6B90" w14:paraId="29097AA9" w14:textId="51372460">
    <w:pPr>
      <w:pStyle w:val="Footer"/>
      <w:bidi w:val="0"/>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CCF6B90" w:rsidTr="1CCF6B90" w14:paraId="613A76EF">
      <w:trPr>
        <w:trHeight w:val="300"/>
      </w:trPr>
      <w:tc>
        <w:tcPr>
          <w:tcW w:w="3120" w:type="dxa"/>
          <w:tcMar/>
        </w:tcPr>
        <w:p w:rsidR="1CCF6B90" w:rsidP="1CCF6B90" w:rsidRDefault="1CCF6B90" w14:paraId="170803B4" w14:textId="046041E5">
          <w:pPr>
            <w:pStyle w:val="Header"/>
            <w:bidi w:val="0"/>
            <w:ind w:left="-115"/>
            <w:jc w:val="left"/>
          </w:pPr>
        </w:p>
      </w:tc>
      <w:tc>
        <w:tcPr>
          <w:tcW w:w="3120" w:type="dxa"/>
          <w:tcMar/>
        </w:tcPr>
        <w:p w:rsidR="1CCF6B90" w:rsidP="1CCF6B90" w:rsidRDefault="1CCF6B90" w14:paraId="152A6093" w14:textId="7BB7B56E">
          <w:pPr>
            <w:pStyle w:val="Header"/>
            <w:bidi w:val="0"/>
            <w:jc w:val="center"/>
          </w:pPr>
        </w:p>
      </w:tc>
      <w:tc>
        <w:tcPr>
          <w:tcW w:w="3120" w:type="dxa"/>
          <w:tcMar/>
        </w:tcPr>
        <w:p w:rsidR="1CCF6B90" w:rsidP="1CCF6B90" w:rsidRDefault="1CCF6B90" w14:paraId="255AE2B1" w14:textId="793359B4">
          <w:pPr>
            <w:pStyle w:val="Header"/>
            <w:bidi w:val="0"/>
            <w:ind w:right="-115"/>
            <w:jc w:val="right"/>
          </w:pPr>
        </w:p>
      </w:tc>
    </w:tr>
  </w:tbl>
  <w:p w:rsidR="1CCF6B90" w:rsidRDefault="1CCF6B90" w14:paraId="278DF959" w14:textId="0F4B20B4"/>
</w:ftr>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6E665711" wp14:textId="77777777">
    <w:pPr>
      <w:pStyle w:val="BodyText"/>
      <w:spacing w:line="14" w:lineRule="auto"/>
      <w:rPr>
        <w:sz w:val="20"/>
      </w:rPr>
    </w:pPr>
    <w:r>
      <w:rPr>
        <w:sz w:val="20"/>
      </w:rPr>
      <w:drawing>
        <wp:anchor xmlns:wp14="http://schemas.microsoft.com/office/word/2010/wordprocessingDrawing" distT="0" distB="0" distL="0" distR="0" simplePos="0" relativeHeight="487469056" behindDoc="1" locked="0" layoutInCell="1" allowOverlap="1" wp14:anchorId="2D5B8754" wp14:editId="7777777">
          <wp:simplePos x="0" y="0"/>
          <wp:positionH relativeFrom="page">
            <wp:posOffset>913130</wp:posOffset>
          </wp:positionH>
          <wp:positionV relativeFrom="page">
            <wp:posOffset>462280</wp:posOffset>
          </wp:positionV>
          <wp:extent cx="668769" cy="69469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68769" cy="694690"/>
                  </a:xfrm>
                  <a:prstGeom prst="rect">
                    <a:avLst/>
                  </a:prstGeom>
                </pic:spPr>
              </pic:pic>
            </a:graphicData>
          </a:graphic>
        </wp:anchor>
      </w:drawing>
    </w:r>
    <w:r>
      <w:rPr>
        <w:sz w:val="20"/>
      </w:rPr>
      <mc:AlternateContent>
        <mc:Choice Requires="wps">
          <w:drawing>
            <wp:anchor xmlns:wp14="http://schemas.microsoft.com/office/word/2010/wordprocessingDrawing" distT="0" distB="0" distL="0" distR="0" simplePos="0" relativeHeight="487469568" behindDoc="1" locked="0" layoutInCell="1" allowOverlap="1" wp14:anchorId="650282DA" wp14:editId="7777777">
              <wp:simplePos x="0" y="0"/>
              <wp:positionH relativeFrom="page">
                <wp:posOffset>5685790</wp:posOffset>
              </wp:positionH>
              <wp:positionV relativeFrom="page">
                <wp:posOffset>1178640</wp:posOffset>
              </wp:positionV>
              <wp:extent cx="1010919" cy="548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10919" cy="548640"/>
                      </a:xfrm>
                      <a:prstGeom prst="rect">
                        <a:avLst/>
                      </a:prstGeom>
                    </wps:spPr>
                    <wps:txbx>
                      <w:txbxContent>
                        <w:p xmlns:wp14="http://schemas.microsoft.com/office/word/2010/wordml" w14:paraId="590F4EC3" wp14:textId="77777777">
                          <w:pPr>
                            <w:spacing w:before="20" w:line="247" w:lineRule="auto"/>
                            <w:ind w:left="20" w:right="18" w:firstLine="120"/>
                            <w:jc w:val="both"/>
                            <w:rPr>
                              <w:rFonts w:ascii="Calibri"/>
                              <w:sz w:val="22"/>
                            </w:rPr>
                          </w:pPr>
                          <w:r>
                            <w:rPr>
                              <w:rFonts w:ascii="Calibri"/>
                              <w:sz w:val="22"/>
                            </w:rPr>
                            <w:t>Ref</w:t>
                          </w:r>
                          <w:r>
                            <w:rPr>
                              <w:rFonts w:ascii="Calibri"/>
                              <w:spacing w:val="-13"/>
                              <w:sz w:val="22"/>
                            </w:rPr>
                            <w:t> </w:t>
                          </w:r>
                          <w:r>
                            <w:rPr>
                              <w:rFonts w:ascii="Calibri"/>
                              <w:sz w:val="22"/>
                            </w:rPr>
                            <w:t>&amp;</w:t>
                          </w:r>
                          <w:r>
                            <w:rPr>
                              <w:rFonts w:ascii="Calibri"/>
                              <w:spacing w:val="-12"/>
                              <w:sz w:val="22"/>
                            </w:rPr>
                            <w:t> </w:t>
                          </w:r>
                          <w:r>
                            <w:rPr>
                              <w:rFonts w:ascii="Calibri"/>
                              <w:sz w:val="22"/>
                            </w:rPr>
                            <w:t>Version:</w:t>
                          </w:r>
                          <w:r>
                            <w:rPr>
                              <w:rFonts w:ascii="Calibri"/>
                              <w:spacing w:val="-13"/>
                              <w:sz w:val="22"/>
                            </w:rPr>
                            <w:t> </w:t>
                          </w:r>
                          <w:r>
                            <w:rPr>
                              <w:rFonts w:ascii="Calibri"/>
                              <w:sz w:val="22"/>
                            </w:rPr>
                            <w:t>1 Ethics ID: 66081 Date:</w:t>
                          </w:r>
                          <w:r>
                            <w:rPr>
                              <w:rFonts w:ascii="Calibri"/>
                              <w:spacing w:val="6"/>
                              <w:sz w:val="22"/>
                            </w:rPr>
                            <w:t> </w:t>
                          </w:r>
                          <w:r>
                            <w:rPr>
                              <w:rFonts w:ascii="Calibri"/>
                              <w:spacing w:val="-7"/>
                              <w:sz w:val="22"/>
                            </w:rPr>
                            <w:t>14/08/2025</w:t>
                          </w:r>
                        </w:p>
                      </w:txbxContent>
                    </wps:txbx>
                    <wps:bodyPr wrap="square" lIns="0" tIns="0" rIns="0" bIns="0" rtlCol="0">
                      <a:noAutofit/>
                    </wps:bodyPr>
                  </wps:wsp>
                </a:graphicData>
              </a:graphic>
            </wp:anchor>
          </w:drawing>
        </mc:Choice>
        <mc:Fallback>
          <w:pict w14:anchorId="7031795D">
            <v:shapetype id="_x0000_t202" coordsize="21600,21600" o:spt="202" path="m,l,21600r21600,l21600,xe">
              <v:stroke joinstyle="miter"/>
              <v:path gradientshapeok="t" o:connecttype="rect"/>
            </v:shapetype>
            <v:shape id="docshape1" style="position:absolute;margin-left:447.700012pt;margin-top:92.806366pt;width:79.6pt;height:43.2pt;mso-position-horizontal-relative:page;mso-position-vertical-relative:page;z-index:-15846912" filled="false" stroked="false" type="#_x0000_t202">
              <v:textbox inset="0,0,0,0">
                <w:txbxContent>
                  <w:p w14:paraId="2A0F1FCF" wp14:textId="77777777">
                    <w:pPr>
                      <w:spacing w:before="20" w:line="247" w:lineRule="auto"/>
                      <w:ind w:left="20" w:right="18" w:firstLine="120"/>
                      <w:jc w:val="both"/>
                      <w:rPr>
                        <w:rFonts w:ascii="Calibri"/>
                        <w:sz w:val="22"/>
                      </w:rPr>
                    </w:pPr>
                    <w:r>
                      <w:rPr>
                        <w:rFonts w:ascii="Calibri"/>
                        <w:sz w:val="22"/>
                      </w:rPr>
                      <w:t>Ref</w:t>
                    </w:r>
                    <w:r>
                      <w:rPr>
                        <w:rFonts w:ascii="Calibri"/>
                        <w:spacing w:val="-13"/>
                        <w:sz w:val="22"/>
                      </w:rPr>
                      <w:t> </w:t>
                    </w:r>
                    <w:r>
                      <w:rPr>
                        <w:rFonts w:ascii="Calibri"/>
                        <w:sz w:val="22"/>
                      </w:rPr>
                      <w:t>&amp;</w:t>
                    </w:r>
                    <w:r>
                      <w:rPr>
                        <w:rFonts w:ascii="Calibri"/>
                        <w:spacing w:val="-12"/>
                        <w:sz w:val="22"/>
                      </w:rPr>
                      <w:t> </w:t>
                    </w:r>
                    <w:r>
                      <w:rPr>
                        <w:rFonts w:ascii="Calibri"/>
                        <w:sz w:val="22"/>
                      </w:rPr>
                      <w:t>Version:</w:t>
                    </w:r>
                    <w:r>
                      <w:rPr>
                        <w:rFonts w:ascii="Calibri"/>
                        <w:spacing w:val="-13"/>
                        <w:sz w:val="22"/>
                      </w:rPr>
                      <w:t> </w:t>
                    </w:r>
                    <w:r>
                      <w:rPr>
                        <w:rFonts w:ascii="Calibri"/>
                        <w:sz w:val="22"/>
                      </w:rPr>
                      <w:t>1 Ethics ID: 66081 Date:</w:t>
                    </w:r>
                    <w:r>
                      <w:rPr>
                        <w:rFonts w:ascii="Calibri"/>
                        <w:spacing w:val="6"/>
                        <w:sz w:val="22"/>
                      </w:rPr>
                      <w:t> </w:t>
                    </w:r>
                    <w:r>
                      <w:rPr>
                        <w:rFonts w:ascii="Calibri"/>
                        <w:spacing w:val="-7"/>
                        <w:sz w:val="22"/>
                      </w:rPr>
                      <w:t>14/08/2025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61f8c1b5"/>
    <w:multiLevelType w:val="hybridMultilevel"/>
    <w:lvl w:ilvl="0">
      <w:start w:val="0"/>
      <w:numFmt w:val="bullet"/>
      <w:lvlText w:val=""/>
      <w:lvlJc w:val="left"/>
      <w:pPr>
        <w:ind w:left="87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576" w:hanging="360"/>
      </w:pPr>
      <w:rPr>
        <w:rFonts w:hint="default"/>
        <w:lang w:val="en-US" w:eastAsia="en-US" w:bidi="ar-SA"/>
      </w:rPr>
    </w:lvl>
    <w:lvl w:ilvl="3">
      <w:start w:val="0"/>
      <w:numFmt w:val="bullet"/>
      <w:lvlText w:val="•"/>
      <w:lvlJc w:val="left"/>
      <w:pPr>
        <w:ind w:left="3424" w:hanging="360"/>
      </w:pPr>
      <w:rPr>
        <w:rFonts w:hint="default"/>
        <w:lang w:val="en-US" w:eastAsia="en-US" w:bidi="ar-SA"/>
      </w:rPr>
    </w:lvl>
    <w:lvl w:ilvl="4">
      <w:start w:val="0"/>
      <w:numFmt w:val="bullet"/>
      <w:lvlText w:val="•"/>
      <w:lvlJc w:val="left"/>
      <w:pPr>
        <w:ind w:left="4272"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5968" w:hanging="360"/>
      </w:pPr>
      <w:rPr>
        <w:rFonts w:hint="default"/>
        <w:lang w:val="en-US" w:eastAsia="en-US" w:bidi="ar-SA"/>
      </w:rPr>
    </w:lvl>
    <w:lvl w:ilvl="7">
      <w:start w:val="0"/>
      <w:numFmt w:val="bullet"/>
      <w:lvlText w:val="•"/>
      <w:lvlJc w:val="left"/>
      <w:pPr>
        <w:ind w:left="6816" w:hanging="360"/>
      </w:pPr>
      <w:rPr>
        <w:rFonts w:hint="default"/>
        <w:lang w:val="en-US" w:eastAsia="en-US" w:bidi="ar-SA"/>
      </w:rPr>
    </w:lvl>
    <w:lvl w:ilvl="8">
      <w:start w:val="0"/>
      <w:numFmt w:val="bullet"/>
      <w:lvlText w:val="•"/>
      <w:lvlJc w:val="left"/>
      <w:pPr>
        <w:ind w:left="7664" w:hanging="360"/>
      </w:pPr>
      <w:rPr>
        <w:rFonts w:hint="default"/>
        <w:lang w:val="en-US" w:eastAsia="en-US" w:bidi="ar-SA"/>
      </w:rPr>
    </w:lvl>
  </w:abstractNum>
  <w:abstractNum w:abstractNumId="1">
    <w:nsid w:val="1eadf71e"/>
    <w:multiLevelType w:val="hybridMultilevel"/>
    <w:lvl w:ilvl="0">
      <w:start w:val="1"/>
      <w:numFmt w:val="decimal"/>
      <w:lvlText w:val="%1."/>
      <w:lvlJc w:val="left"/>
      <w:pPr>
        <w:ind w:left="871" w:hanging="360"/>
        <w:jc w:val="left"/>
      </w:pPr>
      <w:rPr>
        <w:rFonts w:hint="default" w:ascii="Tahoma" w:hAnsi="Tahoma" w:eastAsia="Tahoma" w:cs="Tahoma"/>
        <w:b w:val="0"/>
        <w:bCs w:val="0"/>
        <w:i w:val="0"/>
        <w:iCs w:val="0"/>
        <w:spacing w:val="-3"/>
        <w:w w:val="85"/>
        <w:sz w:val="24"/>
        <w:szCs w:val="24"/>
        <w:lang w:val="en-US" w:eastAsia="en-US" w:bidi="ar-SA"/>
      </w:rPr>
    </w:lvl>
    <w:lvl w:ilvl="1">
      <w:start w:val="1"/>
      <w:numFmt w:val="lowerLetter"/>
      <w:lvlText w:val="%2."/>
      <w:lvlJc w:val="left"/>
      <w:pPr>
        <w:ind w:left="1591" w:hanging="360"/>
        <w:jc w:val="left"/>
      </w:pPr>
      <w:rPr>
        <w:rFonts w:hint="default" w:ascii="Tahoma" w:hAnsi="Tahoma" w:eastAsia="Tahoma" w:cs="Tahoma"/>
        <w:b w:val="0"/>
        <w:bCs w:val="0"/>
        <w:i w:val="0"/>
        <w:iCs w:val="0"/>
        <w:spacing w:val="0"/>
        <w:w w:val="80"/>
        <w:sz w:val="24"/>
        <w:szCs w:val="24"/>
        <w:lang w:val="en-US" w:eastAsia="en-US" w:bidi="ar-SA"/>
      </w:rPr>
    </w:lvl>
    <w:lvl w:ilvl="2">
      <w:start w:val="0"/>
      <w:numFmt w:val="bullet"/>
      <w:lvlText w:val="•"/>
      <w:lvlJc w:val="left"/>
      <w:pPr>
        <w:ind w:left="2462" w:hanging="360"/>
      </w:pPr>
      <w:rPr>
        <w:rFonts w:hint="default"/>
        <w:lang w:val="en-US" w:eastAsia="en-US" w:bidi="ar-SA"/>
      </w:rPr>
    </w:lvl>
    <w:lvl w:ilvl="3">
      <w:start w:val="0"/>
      <w:numFmt w:val="bullet"/>
      <w:lvlText w:val="•"/>
      <w:lvlJc w:val="left"/>
      <w:pPr>
        <w:ind w:left="3324"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48" w:hanging="360"/>
      </w:pPr>
      <w:rPr>
        <w:rFonts w:hint="default"/>
        <w:lang w:val="en-US" w:eastAsia="en-US" w:bidi="ar-SA"/>
      </w:rPr>
    </w:lvl>
    <w:lvl w:ilvl="6">
      <w:start w:val="0"/>
      <w:numFmt w:val="bullet"/>
      <w:lvlText w:val="•"/>
      <w:lvlJc w:val="left"/>
      <w:pPr>
        <w:ind w:left="5911" w:hanging="360"/>
      </w:pPr>
      <w:rPr>
        <w:rFonts w:hint="default"/>
        <w:lang w:val="en-US" w:eastAsia="en-US" w:bidi="ar-SA"/>
      </w:rPr>
    </w:lvl>
    <w:lvl w:ilvl="7">
      <w:start w:val="0"/>
      <w:numFmt w:val="bullet"/>
      <w:lvlText w:val="•"/>
      <w:lvlJc w:val="left"/>
      <w:pPr>
        <w:ind w:left="6773" w:hanging="360"/>
      </w:pPr>
      <w:rPr>
        <w:rFonts w:hint="default"/>
        <w:lang w:val="en-US" w:eastAsia="en-US" w:bidi="ar-SA"/>
      </w:rPr>
    </w:lvl>
    <w:lvl w:ilvl="8">
      <w:start w:val="0"/>
      <w:numFmt w:val="bullet"/>
      <w:lvlText w:val="•"/>
      <w:lvlJc w:val="left"/>
      <w:pPr>
        <w:ind w:left="7635" w:hanging="360"/>
      </w:pPr>
      <w:rPr>
        <w:rFonts w:hint="default"/>
        <w:lang w:val="en-US" w:eastAsia="en-US" w:bidi="ar-SA"/>
      </w:rPr>
    </w:lvl>
  </w:abstractNum>
  <w:abstractNum w:abstractNumId="0">
    <w:nsid w:val="5d29f943"/>
    <w:multiLevelType w:val="hybridMultilevel"/>
    <w:lvl w:ilvl="0">
      <w:start w:val="0"/>
      <w:numFmt w:val="bullet"/>
      <w:lvlText w:val=""/>
      <w:lvlJc w:val="left"/>
      <w:pPr>
        <w:ind w:left="87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576" w:hanging="360"/>
      </w:pPr>
      <w:rPr>
        <w:rFonts w:hint="default"/>
        <w:lang w:val="en-US" w:eastAsia="en-US" w:bidi="ar-SA"/>
      </w:rPr>
    </w:lvl>
    <w:lvl w:ilvl="3">
      <w:start w:val="0"/>
      <w:numFmt w:val="bullet"/>
      <w:lvlText w:val="•"/>
      <w:lvlJc w:val="left"/>
      <w:pPr>
        <w:ind w:left="3424" w:hanging="360"/>
      </w:pPr>
      <w:rPr>
        <w:rFonts w:hint="default"/>
        <w:lang w:val="en-US" w:eastAsia="en-US" w:bidi="ar-SA"/>
      </w:rPr>
    </w:lvl>
    <w:lvl w:ilvl="4">
      <w:start w:val="0"/>
      <w:numFmt w:val="bullet"/>
      <w:lvlText w:val="•"/>
      <w:lvlJc w:val="left"/>
      <w:pPr>
        <w:ind w:left="4272"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5968" w:hanging="360"/>
      </w:pPr>
      <w:rPr>
        <w:rFonts w:hint="default"/>
        <w:lang w:val="en-US" w:eastAsia="en-US" w:bidi="ar-SA"/>
      </w:rPr>
    </w:lvl>
    <w:lvl w:ilvl="7">
      <w:start w:val="0"/>
      <w:numFmt w:val="bullet"/>
      <w:lvlText w:val="•"/>
      <w:lvlJc w:val="left"/>
      <w:pPr>
        <w:ind w:left="6816" w:hanging="360"/>
      </w:pPr>
      <w:rPr>
        <w:rFonts w:hint="default"/>
        <w:lang w:val="en-US" w:eastAsia="en-US" w:bidi="ar-SA"/>
      </w:rPr>
    </w:lvl>
    <w:lvl w:ilvl="8">
      <w:start w:val="0"/>
      <w:numFmt w:val="bullet"/>
      <w:lvlText w:val="•"/>
      <w:lvlJc w:val="left"/>
      <w:pPr>
        <w:ind w:left="7664"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tru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090FDC7"/>
    <w:rsid w:val="0090FDC7"/>
    <w:rsid w:val="043585D1"/>
    <w:rsid w:val="0903E9CE"/>
    <w:rsid w:val="0911E5F3"/>
    <w:rsid w:val="09959B18"/>
    <w:rsid w:val="19CD930D"/>
    <w:rsid w:val="1AE8B4FC"/>
    <w:rsid w:val="1B3A94EB"/>
    <w:rsid w:val="1CCF6B90"/>
    <w:rsid w:val="27534235"/>
    <w:rsid w:val="27A713C5"/>
    <w:rsid w:val="2BDC045E"/>
    <w:rsid w:val="37807BF0"/>
    <w:rsid w:val="3FFE55AC"/>
    <w:rsid w:val="40717DB1"/>
    <w:rsid w:val="411639DE"/>
    <w:rsid w:val="411639DE"/>
    <w:rsid w:val="43C97144"/>
    <w:rsid w:val="45C549B6"/>
    <w:rsid w:val="4C83D65C"/>
    <w:rsid w:val="5669E2E4"/>
    <w:rsid w:val="5B71C440"/>
    <w:rsid w:val="5C557568"/>
    <w:rsid w:val="6241E3DD"/>
    <w:rsid w:val="645D377C"/>
    <w:rsid w:val="6B6516F1"/>
    <w:rsid w:val="6C563B68"/>
    <w:rsid w:val="6FD48A6B"/>
    <w:rsid w:val="6FD48A6B"/>
    <w:rsid w:val="71862619"/>
  </w:rsids>
  <w14:docId w14:val="30018324"/>
  <w15:docId w15:val="{6D4FB9D0-3D8B-4F91-9C03-B5D4F65638F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ahoma" w:hAnsi="Tahoma" w:eastAsia="Tahoma" w:cs="Tahoma"/>
      <w:lang w:val="en-US" w:eastAsia="en-US" w:bidi="ar-SA"/>
    </w:rPr>
  </w:style>
  <w:style w:type="paragraph" w:styleId="BodyText">
    <w:name w:val="Body Text"/>
    <w:basedOn w:val="Normal"/>
    <w:uiPriority w:val="1"/>
    <w:qFormat/>
    <w:pPr/>
    <w:rPr>
      <w:rFonts w:ascii="Tahoma" w:hAnsi="Tahoma" w:eastAsia="Tahoma" w:cs="Tahoma"/>
      <w:sz w:val="24"/>
      <w:szCs w:val="24"/>
      <w:lang w:val="en-US" w:eastAsia="en-US" w:bidi="ar-SA"/>
    </w:rPr>
  </w:style>
  <w:style w:type="paragraph" w:styleId="Heading1">
    <w:name w:val="heading 1"/>
    <w:basedOn w:val="Normal"/>
    <w:uiPriority w:val="1"/>
    <w:qFormat/>
    <w:pPr>
      <w:ind w:left="150"/>
      <w:outlineLvl w:val="1"/>
    </w:pPr>
    <w:rPr>
      <w:rFonts w:ascii="Tahoma" w:hAnsi="Tahoma" w:eastAsia="Tahoma" w:cs="Tahoma"/>
      <w:b/>
      <w:bCs/>
      <w:sz w:val="24"/>
      <w:szCs w:val="24"/>
      <w:lang w:val="en-US" w:eastAsia="en-US" w:bidi="ar-SA"/>
    </w:rPr>
  </w:style>
  <w:style w:type="paragraph" w:styleId="ListParagraph">
    <w:name w:val="List Paragraph"/>
    <w:basedOn w:val="Normal"/>
    <w:uiPriority w:val="1"/>
    <w:qFormat/>
    <w:pPr>
      <w:spacing w:before="55"/>
      <w:ind w:left="870" w:hanging="360"/>
    </w:pPr>
    <w:rPr>
      <w:rFonts w:ascii="Tahoma" w:hAnsi="Tahoma" w:eastAsia="Tahoma" w:cs="Tahoma"/>
      <w:lang w:val="en-US" w:eastAsia="en-US" w:bidi="ar-SA"/>
    </w:rPr>
  </w:style>
  <w:style w:type="paragraph" w:styleId="TableParagraph">
    <w:name w:val="Table Paragraph"/>
    <w:basedOn w:val="Normal"/>
    <w:uiPriority w:val="1"/>
    <w:qFormat/>
    <w:pPr/>
    <w:rPr>
      <w:lang w:val="en-US" w:eastAsia="en-US" w:bidi="ar-SA"/>
    </w:rPr>
  </w:style>
  <w:style w:type="paragraph" w:styleId="Header">
    <w:uiPriority w:val="99"/>
    <w:name w:val="header"/>
    <w:basedOn w:val="Normal"/>
    <w:unhideWhenUsed/>
    <w:rsid w:val="1CCF6B90"/>
    <w:pPr>
      <w:tabs>
        <w:tab w:val="center" w:leader="none" w:pos="4680"/>
        <w:tab w:val="right" w:leader="none" w:pos="9360"/>
      </w:tabs>
      <w:spacing w:after="0" w:line="240" w:lineRule="auto"/>
    </w:pPr>
  </w:style>
  <w:style w:type="paragraph" w:styleId="Footer">
    <w:uiPriority w:val="99"/>
    <w:name w:val="footer"/>
    <w:basedOn w:val="Normal"/>
    <w:unhideWhenUsed/>
    <w:rsid w:val="1CCF6B9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numbering" Target="numbering.xml" Id="rId11" /><Relationship Type="http://schemas.openxmlformats.org/officeDocument/2006/relationships/footer" Target="footer.xml" Id="R3b43d902f0f94bf9" /><Relationship Type="http://schemas.openxmlformats.org/officeDocument/2006/relationships/footer" Target="footer2.xml" Id="R908ea43c9b71427a" /><Relationship Type="http://schemas.openxmlformats.org/officeDocument/2006/relationships/footer" Target="footer3.xml" Id="Rbd6c384733444b23" /><Relationship Type="http://schemas.openxmlformats.org/officeDocument/2006/relationships/footer" Target="footer4.xml" Id="R5ae03067e3ef4d33" /><Relationship Type="http://schemas.openxmlformats.org/officeDocument/2006/relationships/footer" Target="footer5.xml" Id="R5be667d3393a4cc4" /><Relationship Type="http://schemas.openxmlformats.org/officeDocument/2006/relationships/footer" Target="footer6.xml" Id="R11fa795cc2a542e8" /><Relationship Type="http://schemas.openxmlformats.org/officeDocument/2006/relationships/hyperlink" Target="mailto:ddasa@bournemouth.ac.uk" TargetMode="External" Id="R573018d8c27f4b97" /><Relationship Type="http://schemas.openxmlformats.org/officeDocument/2006/relationships/hyperlink" Target="mailto:wtang@bournemouth.ac.uk" TargetMode="External" Id="Rf55098879e1c4454" /><Relationship Type="http://schemas.openxmlformats.org/officeDocument/2006/relationships/hyperlink" Target="mailto:mboard@bournemouth.ac.uk" TargetMode="External" Id="Rbecca50048e14fe3" /><Relationship Type="http://schemas.openxmlformats.org/officeDocument/2006/relationships/hyperlink" Target="mailto:urolfe@bournemouth.ac.uk" TargetMode="External" Id="Rd37e7f9831684f63" /><Relationship Type="http://schemas.openxmlformats.org/officeDocument/2006/relationships/footer" Target="footer7.xml" Id="R2380ebbd1e9249e4" /><Relationship Type="http://schemas.openxmlformats.org/officeDocument/2006/relationships/footer" Target="footer8.xml" Id="R7656e13e05ad4b7e" /><Relationship Type="http://schemas.openxmlformats.org/officeDocument/2006/relationships/footer" Target="footer9.xml" Id="R0fec9ebd34fe4517" /><Relationship Type="http://schemas.openxmlformats.org/officeDocument/2006/relationships/footer" Target="footera.xml" Id="Re05bfde90f53461d"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2025-11-24T12:46:21.0000000Z</dcterms:created>
  <dcterms:modified xsi:type="dcterms:W3CDTF">2025-11-25T12:34:08.0660810Z</dcterms:modified>
  <lastModifiedBy>David Dasa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vt:lpwstr>
  </property>
  <property fmtid="{D5CDD505-2E9C-101B-9397-08002B2CF9AE}" pid="4" name="LastSaved">
    <vt:filetime>2025-11-24T00:00:00Z</vt:filetime>
  </property>
</Properties>
</file>